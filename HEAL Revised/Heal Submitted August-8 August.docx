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Pr="00A70EC0" w:rsidRDefault="001F11EF" w:rsidP="00A70EC0">
      <w:pPr>
        <w:pStyle w:val="BodyTextKeep"/>
        <w:rPr>
          <w:rFonts w:eastAsia="Arial Unicode MS" w:cs="Arial Unicode MS"/>
          <w:sz w:val="20"/>
          <w:szCs w:val="20"/>
        </w:rPr>
        <w:sectPr w:rsidR="00A81231" w:rsidRPr="00A70EC0">
          <w:type w:val="continuous"/>
          <w:pgSz w:w="11900" w:h="16840"/>
          <w:pgMar w:top="1418" w:right="1134" w:bottom="2098" w:left="1134" w:header="0" w:footer="0" w:gutter="0"/>
          <w:cols w:space="720"/>
        </w:sectPr>
      </w:pPr>
      <w:r>
        <w:rPr>
          <w:rFonts w:eastAsia="Arial Unicode MS" w:cs="Arial Unicode MS"/>
          <w:b/>
          <w:bCs/>
          <w:sz w:val="20"/>
          <w:szCs w:val="20"/>
        </w:rPr>
        <w:t xml:space="preserve">ABSTRACT: </w:t>
      </w:r>
      <w:r w:rsidR="00416461" w:rsidRPr="00A70EC0">
        <w:rPr>
          <w:rFonts w:eastAsia="Arial Unicode MS" w:cs="Arial Unicode MS"/>
          <w:sz w:val="20"/>
          <w:szCs w:val="20"/>
        </w:rPr>
        <w:t>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to the user alert 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A81231" w:rsidRDefault="00A81231">
      <w:pPr>
        <w:pStyle w:val="BodyTextKeep"/>
        <w:ind w:right="0"/>
        <w:rPr>
          <w:b/>
          <w:bCs/>
        </w:rPr>
      </w:pPr>
    </w:p>
    <w:p w:rsidR="00A81231" w:rsidRDefault="00A81231">
      <w:pPr>
        <w:pStyle w:val="BodyTextKeep"/>
        <w:ind w:right="0"/>
        <w:sectPr w:rsidR="00A81231">
          <w:type w:val="continuous"/>
          <w:pgSz w:w="11900" w:h="16840"/>
          <w:pgMar w:top="1418" w:right="1134" w:bottom="2098" w:left="1134" w:header="0" w:footer="0" w:gutter="0"/>
          <w:cols w:num="2" w:space="544"/>
        </w:sectPr>
      </w:pPr>
    </w:p>
    <w:p w:rsidR="00A81231" w:rsidRDefault="001F11EF">
      <w:pPr>
        <w:pStyle w:val="BodyTextKeep"/>
        <w:ind w:right="0"/>
        <w:rPr>
          <w:i/>
          <w:iCs/>
        </w:rPr>
      </w:pPr>
      <w:r>
        <w:rPr>
          <w:b/>
          <w:bCs/>
        </w:rPr>
        <w:t xml:space="preserve">Keyword: </w:t>
      </w:r>
      <w:r>
        <w:rPr>
          <w:i/>
          <w:iCs/>
        </w:rPr>
        <w:t>Force-sensing resistor, Sleep posture recognition; Sleep activity; Internet of Things; Machine Learning; Healthcare.</w:t>
      </w:r>
    </w:p>
    <w:p w:rsidR="00A81231" w:rsidRDefault="001F11EF" w:rsidP="0018259D">
      <w:pPr>
        <w:pStyle w:val="Heading"/>
        <w:jc w:val="left"/>
      </w:pPr>
      <w:r>
        <w:t>Introduction</w:t>
      </w:r>
    </w:p>
    <w:p w:rsidR="00A81231" w:rsidRDefault="001F11EF" w:rsidP="00866ECD">
      <w:pPr>
        <w:pStyle w:val="ListParagraph"/>
        <w:ind w:left="28" w:firstLine="692"/>
      </w:pPr>
      <w:r>
        <w:t>The population of elderly people is on the rise in the world and the number of elderly people is expected to reach 20% of the total population by 20</w:t>
      </w:r>
      <w:r w:rsidR="00440626">
        <w:t>50</w:t>
      </w:r>
      <w:r>
        <w:t xml:space="preserve"> [1].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tend to suffer from poor sleep quality and this has effects on their physical health, cognitive function, and overall quality of life [2, 3, 4]. Adequate, restful sleep is important as it allows the body and brain undergo necessary restorative activities. Inadequate sleep leads to reduced alertness and drowsiness [2]. Health issues stemming from poor sleep quality include weakened immune system and cardiovascular disease</w:t>
      </w:r>
      <w:r w:rsidR="00866ECD">
        <w:t>s</w:t>
      </w:r>
      <w:r>
        <w:rPr>
          <w:i/>
          <w:iCs/>
        </w:rPr>
        <w:t xml:space="preserve"> </w:t>
      </w:r>
      <w:r>
        <w:t xml:space="preserve">[5]. </w:t>
      </w:r>
      <w:r w:rsidR="00866ECD">
        <w:t>As a result, sleep analysis is a very important step towards the detection and diagnosis of sleep problems.</w:t>
      </w:r>
    </w:p>
    <w:p w:rsidR="00A81231" w:rsidRDefault="001F11EF">
      <w:pPr>
        <w:pStyle w:val="Body"/>
        <w:ind w:firstLine="720"/>
      </w:pPr>
      <w:r>
        <w:rPr>
          <w:lang w:val="en-US"/>
        </w:rPr>
        <w:t>Another issue 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without moving, as shown in Figure 1. The PI can cause constant pain, loss of mobility, depression, and even death. Studies have found that sleep issues were more prevalent within the residential care population [6</w:t>
      </w:r>
      <w:r w:rsidR="00440626">
        <w:rPr>
          <w:lang w:val="en-US"/>
        </w:rPr>
        <w:t>, 7</w:t>
      </w:r>
      <w:r>
        <w:rPr>
          <w:lang w:val="en-US"/>
        </w:rPr>
        <w:t xml:space="preserve">]. Furthermore, certain sleep positions and postures are considered to be major cause of sleep apnea [8]. Research has shown that people sleeping in the decubitus position have higher risk of developing </w:t>
      </w:r>
      <w:proofErr w:type="spellStart"/>
      <w:r>
        <w:rPr>
          <w:lang w:val="en-US"/>
        </w:rPr>
        <w:t>subacromial</w:t>
      </w:r>
      <w:proofErr w:type="spellEnd"/>
      <w:r>
        <w:rPr>
          <w:lang w:val="en-US"/>
        </w:rPr>
        <w:t xml:space="preserve"> impingement syndrome compared </w:t>
      </w:r>
      <w:r>
        <w:rPr>
          <w:lang w:val="fr-FR"/>
        </w:rPr>
        <w:t>to</w:t>
      </w:r>
      <w:r>
        <w:rPr>
          <w:lang w:val="en-US"/>
        </w:rPr>
        <w:t xml:space="preserve"> those who sleep in the supine position [9]. People sleeping in supine position are more likely to develop the symptoms of sleep paralysis [10]. Similarly, sleeping on the right side poses a higher risk of development of transient lower esophageal sphincter </w:t>
      </w:r>
      <w:r>
        <w:rPr>
          <w:lang w:val="en-US"/>
        </w:rPr>
        <w:t xml:space="preserve">relaxation, which is a main factor in nocturnal gastroesophageal reflux [11]. </w:t>
      </w:r>
      <w:r w:rsidR="00440626">
        <w:rPr>
          <w:lang w:val="en-US"/>
        </w:rPr>
        <w:t>Finally, f</w:t>
      </w:r>
      <w:r>
        <w:rPr>
          <w:lang w:val="en-US"/>
        </w:rPr>
        <w:t>alling out of bed during sleep is another major risk to the elderly, resulting in injuries and even death in extreme cases.</w:t>
      </w:r>
      <w:r w:rsidR="00440626">
        <w:rPr>
          <w:lang w:val="en-US"/>
        </w:rPr>
        <w:t xml:space="preserve"> </w:t>
      </w:r>
    </w:p>
    <w:p w:rsidR="00A81231" w:rsidRDefault="001F11EF">
      <w:pPr>
        <w:pStyle w:val="Body"/>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The aforementioned risks can be mitigated if staff actively and regularly monitors the patient at the elderly care facilities. Clinical evidences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Default="001F11EF" w:rsidP="001F7DB1">
      <w:pPr>
        <w:pStyle w:val="Body"/>
        <w:ind w:firstLine="720"/>
        <w:rPr>
          <w:lang w:val="en-US"/>
        </w:rPr>
      </w:pPr>
      <w:r>
        <w:rPr>
          <w:lang w:val="en-US"/>
        </w:rPr>
        <w:t xml:space="preserve">The challenges, rising costs of care and effects of sleep related issues on the elderly, motivates the need for a system that can assist medical practitioners and caregivers in residential-care in monitoring patients more efficiently. </w:t>
      </w:r>
      <w:r w:rsidR="00A832DB" w:rsidRPr="00A832DB">
        <w:rPr>
          <w:lang w:val="en-US"/>
        </w:rPr>
        <w:t>The Internet of Things (</w:t>
      </w:r>
      <w:proofErr w:type="spellStart"/>
      <w:r w:rsidR="00A832DB" w:rsidRPr="00A832DB">
        <w:rPr>
          <w:lang w:val="en-US"/>
        </w:rPr>
        <w:t>IoT</w:t>
      </w:r>
      <w:proofErr w:type="spellEnd"/>
      <w:r w:rsidR="00A832DB" w:rsidRPr="00A832DB">
        <w:rPr>
          <w:lang w:val="en-US"/>
        </w:rPr>
        <w:t>) technology enables and</w:t>
      </w:r>
      <w:ins w:id="0" w:author="Muhammad Nadeem" w:date="2020-08-08T20:40:00Z">
        <w:r w:rsidR="00A832DB">
          <w:rPr>
            <w:lang w:val="en-US"/>
          </w:rPr>
          <w:t xml:space="preserve"> </w:t>
        </w:r>
      </w:ins>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A832DB">
        <w:rPr>
          <w:lang w:val="en-US"/>
        </w:rPr>
        <w:lastRenderedPageBreak/>
        <w:t xml:space="preserve">The </w:t>
      </w:r>
      <w:proofErr w:type="spellStart"/>
      <w:r w:rsidR="00A832DB" w:rsidRPr="00A832DB">
        <w:rPr>
          <w:lang w:val="en-US"/>
        </w:rPr>
        <w:t>IoT</w:t>
      </w:r>
      <w:proofErr w:type="spellEnd"/>
      <w:r w:rsidR="00A832DB" w:rsidRPr="00A832DB">
        <w:rPr>
          <w:lang w:val="en-US"/>
        </w:rPr>
        <w:t xml:space="preserve"> is a network of smart devices and other</w:t>
      </w:r>
      <w:ins w:id="1" w:author="Muhammad Nadeem" w:date="2020-08-08T21:08:00Z">
        <w:r w:rsidR="00BB0FDA">
          <w:rPr>
            <w:lang w:val="en-US"/>
          </w:rPr>
          <w:t xml:space="preserve"> </w:t>
        </w:r>
      </w:ins>
      <w:r w:rsidR="00A832DB" w:rsidRPr="00A832DB">
        <w:rPr>
          <w:lang w:val="en-US"/>
        </w:rPr>
        <w:t>objects, integrated with electronics, software, sensors, and</w:t>
      </w:r>
      <w:r w:rsidR="00BB0FDA">
        <w:rPr>
          <w:lang w:val="en-US"/>
        </w:rPr>
        <w:t xml:space="preserve"> </w:t>
      </w:r>
      <w:r w:rsidR="00A832DB" w:rsidRPr="00A832DB">
        <w:rPr>
          <w:lang w:val="en-US"/>
        </w:rPr>
        <w:t>network connectivity that allows these objects to obtain and</w:t>
      </w:r>
      <w:ins w:id="2" w:author="Muhammad Nadeem" w:date="2020-08-08T21:08:00Z">
        <w:r w:rsidR="00BB0FDA">
          <w:rPr>
            <w:lang w:val="en-US"/>
          </w:rPr>
          <w:t xml:space="preserve"> </w:t>
        </w:r>
      </w:ins>
      <w:r w:rsidR="00A832DB" w:rsidRPr="00A832DB">
        <w:rPr>
          <w:lang w:val="en-US"/>
        </w:rPr>
        <w:t>exchange data</w:t>
      </w:r>
      <w:r w:rsidR="00BB0FDA">
        <w:rPr>
          <w:lang w:val="en-US"/>
        </w:rPr>
        <w:t xml:space="preserve"> </w:t>
      </w:r>
      <w:r w:rsidR="00BB0FDA" w:rsidRPr="00A832DB">
        <w:rPr>
          <w:lang w:val="en-US"/>
        </w:rPr>
        <w:t>[1</w:t>
      </w:r>
      <w:r w:rsidR="00BB0FDA">
        <w:rPr>
          <w:lang w:val="en-US"/>
        </w:rPr>
        <w:t>3</w:t>
      </w:r>
      <w:r w:rsidR="00BB0FDA" w:rsidRPr="00A832DB">
        <w:rPr>
          <w:lang w:val="en-US"/>
        </w:rPr>
        <w:t xml:space="preserve">, </w:t>
      </w:r>
      <w:r w:rsidR="00BB0FDA">
        <w:rPr>
          <w:lang w:val="en-US"/>
        </w:rPr>
        <w:t>14</w:t>
      </w:r>
      <w:r w:rsidR="00BB0FDA" w:rsidRPr="00A832DB">
        <w:rPr>
          <w:lang w:val="en-US"/>
        </w:rPr>
        <w:t>,</w:t>
      </w:r>
      <w:r w:rsidR="00BB0FDA">
        <w:rPr>
          <w:lang w:val="en-US"/>
        </w:rPr>
        <w:t xml:space="preserve"> </w:t>
      </w:r>
      <w:proofErr w:type="gramStart"/>
      <w:r w:rsidR="00BB0FDA">
        <w:rPr>
          <w:lang w:val="en-US"/>
        </w:rPr>
        <w:t>15</w:t>
      </w:r>
      <w:proofErr w:type="gramEnd"/>
      <w:r w:rsidR="00BB0FDA" w:rsidRPr="00A832DB">
        <w:rPr>
          <w:lang w:val="en-US"/>
        </w:rPr>
        <w:t>]</w:t>
      </w:r>
      <w:r w:rsidR="00A832DB" w:rsidRPr="00A832DB">
        <w:rPr>
          <w:lang w:val="en-US"/>
        </w:rPr>
        <w:t>.</w:t>
      </w:r>
      <w:r w:rsidR="00924F5F">
        <w:rPr>
          <w:lang w:val="en-US"/>
        </w:rPr>
        <w:t xml:space="preserve"> </w:t>
      </w:r>
      <w:r w:rsidR="001F7DB1">
        <w:rPr>
          <w:lang w:val="en-US"/>
        </w:rPr>
        <w:t>I</w:t>
      </w:r>
      <w:r w:rsidR="001F7DB1" w:rsidRPr="00A832DB">
        <w:rPr>
          <w:lang w:val="en-US"/>
        </w:rPr>
        <w:t>t</w:t>
      </w:r>
      <w:r w:rsidR="001F7DB1">
        <w:rPr>
          <w:lang w:val="en-US"/>
        </w:rPr>
        <w:t xml:space="preserve"> </w:t>
      </w:r>
      <w:r w:rsidR="001F7DB1" w:rsidRPr="00A832DB">
        <w:rPr>
          <w:lang w:val="en-US"/>
        </w:rPr>
        <w:t>also helps thoroughly reduce costs and promote health</w:t>
      </w:r>
      <w:r w:rsidR="001F7DB1">
        <w:rPr>
          <w:lang w:val="en-US"/>
        </w:rPr>
        <w:t xml:space="preserve"> </w:t>
      </w:r>
      <w:r w:rsidR="001F7DB1" w:rsidRPr="00A832DB">
        <w:rPr>
          <w:lang w:val="en-US"/>
        </w:rPr>
        <w:t xml:space="preserve">by increasing the availability and quality of care. </w:t>
      </w:r>
      <w:r w:rsidR="001F7DB1">
        <w:rPr>
          <w:lang w:val="en-US"/>
        </w:rPr>
        <w:t>On the other hand, the</w:t>
      </w:r>
      <w:r w:rsidR="00924F5F">
        <w:rPr>
          <w:rFonts w:ascii="STIXGeneral-Regular" w:hAnsi="STIXGeneral-Regular"/>
        </w:rPr>
        <w:t>re are several methods for sleep posture classification, including -means clustering [</w:t>
      </w:r>
      <w:r w:rsidR="00924F5F">
        <w:t>5a</w:t>
      </w:r>
      <w:r w:rsidR="00924F5F">
        <w:rPr>
          <w:rFonts w:ascii="STIXGeneral-Regular" w:hAnsi="STIXGeneral-Regular"/>
        </w:rPr>
        <w:t>], artificial neural network [</w:t>
      </w:r>
      <w:r w:rsidR="00924F5F">
        <w:t>6a</w:t>
      </w:r>
      <w:r w:rsidR="00924F5F">
        <w:rPr>
          <w:rFonts w:ascii="STIXGeneral-Regular" w:hAnsi="STIXGeneral-Regular"/>
        </w:rPr>
        <w:t>], dual tree [</w:t>
      </w:r>
      <w:r w:rsidR="00924F5F">
        <w:t>7a</w:t>
      </w:r>
      <w:r w:rsidR="00924F5F">
        <w:rPr>
          <w:rFonts w:ascii="STIXGeneral-Regular" w:hAnsi="STIXGeneral-Regular"/>
        </w:rPr>
        <w:t>], empirical mode decomposition (EMD) [</w:t>
      </w:r>
      <w:r w:rsidR="00924F5F">
        <w:t>8a</w:t>
      </w:r>
      <w:r w:rsidR="00924F5F">
        <w:rPr>
          <w:rFonts w:ascii="STIXGeneral-Regular" w:hAnsi="STIXGeneral-Regular"/>
        </w:rPr>
        <w:t>], and support vector machine (SVM) [</w:t>
      </w:r>
      <w:r w:rsidR="00924F5F">
        <w:t>9a</w:t>
      </w:r>
      <w:r w:rsidR="00924F5F">
        <w:rPr>
          <w:rFonts w:ascii="STIXGeneral-Regular" w:hAnsi="STIXGeneral-Regular"/>
        </w:rPr>
        <w:t>]. However, these traditional methods require substantial manual features extracted from the preprocessed signals</w:t>
      </w:r>
      <w:r w:rsidR="001F7DB1">
        <w:rPr>
          <w:rFonts w:ascii="STIXGeneral-Regular" w:hAnsi="STIXGeneral-Regular"/>
        </w:rPr>
        <w:t xml:space="preserve"> and</w:t>
      </w:r>
      <w:r w:rsidR="00924F5F">
        <w:rPr>
          <w:rFonts w:ascii="STIXGeneral-Regular" w:hAnsi="STIXGeneral-Regular"/>
        </w:rPr>
        <w:t xml:space="preserve"> are prone to local optimization. Recently, researchers proposed a deep learning model named </w:t>
      </w:r>
      <w:r w:rsidR="004D4D56">
        <w:rPr>
          <w:rFonts w:ascii="STIXGeneral-Regular" w:hAnsi="STIXGeneral-Regular"/>
        </w:rPr>
        <w:t>Convolutional Neural Netwrok (</w:t>
      </w:r>
      <w:r w:rsidR="00924F5F">
        <w:rPr>
          <w:rFonts w:ascii="STIXGeneral-Regular" w:hAnsi="STIXGeneral-Regular"/>
        </w:rPr>
        <w:t>CNN</w:t>
      </w:r>
      <w:r w:rsidR="004D4D56">
        <w:rPr>
          <w:rFonts w:ascii="STIXGeneral-Regular" w:hAnsi="STIXGeneral-Regular"/>
        </w:rPr>
        <w:t>)</w:t>
      </w:r>
      <w:r w:rsidR="00924F5F">
        <w:rPr>
          <w:rFonts w:ascii="STIXGeneral-Regular" w:hAnsi="STIXGeneral-Regular"/>
        </w:rPr>
        <w:t>, redcues the  complexity of the network and number of weights because of its shared-weight network structure  when compared with the traditional methods, The CNN is widely used in the field of object recognition [</w:t>
      </w:r>
      <w:r w:rsidR="00924F5F">
        <w:t>10a</w:t>
      </w:r>
      <w:r w:rsidR="00924F5F">
        <w:rPr>
          <w:rFonts w:ascii="STIXGeneral-Regular" w:hAnsi="STIXGeneral-Regular"/>
        </w:rPr>
        <w:t>] and image segmentation [</w:t>
      </w:r>
      <w:r w:rsidR="004D4D56">
        <w:t>11</w:t>
      </w:r>
      <w:r w:rsidR="00924F5F">
        <w:rPr>
          <w:rFonts w:ascii="STIXGeneral-Regular" w:hAnsi="STIXGeneral-Regular"/>
        </w:rPr>
        <w:t xml:space="preserve">]. </w:t>
      </w:r>
    </w:p>
    <w:p w:rsidR="00A832DB" w:rsidRDefault="00A832DB">
      <w:pPr>
        <w:pStyle w:val="Body"/>
        <w:ind w:firstLine="720"/>
        <w:rPr>
          <w:lang w:val="en-US"/>
        </w:rPr>
      </w:pPr>
    </w:p>
    <w:p w:rsidR="009D4D3E" w:rsidRDefault="001F11EF" w:rsidP="001F7DB1">
      <w:pPr>
        <w:pStyle w:val="Body"/>
        <w:ind w:firstLine="720"/>
        <w:rPr>
          <w:lang w:val="en-US"/>
        </w:rPr>
      </w:pPr>
      <w:r>
        <w:rPr>
          <w:lang w:val="en-US"/>
        </w:rPr>
        <w:t xml:space="preserve">We propose </w:t>
      </w:r>
      <w:proofErr w:type="gramStart"/>
      <w:r>
        <w:rPr>
          <w:lang w:val="en-US"/>
        </w:rPr>
        <w:t>an</w:t>
      </w:r>
      <w:proofErr w:type="gramEnd"/>
      <w:r>
        <w:rPr>
          <w:lang w:val="en-US"/>
        </w:rPr>
        <w:t xml:space="preserve"> </w:t>
      </w:r>
      <w:r w:rsidR="001F7DB1">
        <w:rPr>
          <w:lang w:val="en-US"/>
        </w:rPr>
        <w:t xml:space="preserve">smart </w:t>
      </w:r>
      <w:r>
        <w:rPr>
          <w:lang w:val="en-US"/>
        </w:rPr>
        <w:t xml:space="preserve">autonomous system that is capable of monitoring sleep pattern, sleep posture, </w:t>
      </w:r>
      <w:proofErr w:type="spellStart"/>
      <w:r>
        <w:rPr>
          <w:lang w:val="fr-FR"/>
        </w:rPr>
        <w:t>activities</w:t>
      </w:r>
      <w:proofErr w:type="spellEnd"/>
      <w:r>
        <w:rPr>
          <w:lang w:val="en-US"/>
        </w:rPr>
        <w:t xml:space="preserve">, and alerting about potential fall during the sleep. </w:t>
      </w:r>
      <w:r w:rsidR="001F7DB1">
        <w:t xml:space="preserve">This IoT based solution can be utilized to record patient health data in a securely manner from several sensors, apply deep learning algorithms to analyze the data and then distribute it through wireless connectivity with medical specialists who can make suitable health recommendations. </w:t>
      </w:r>
      <w:r>
        <w:rPr>
          <w:lang w:val="en-US"/>
        </w:rPr>
        <w:t xml:space="preserve">This </w:t>
      </w:r>
      <w:r w:rsidR="001F7DB1">
        <w:rPr>
          <w:lang w:val="en-US"/>
        </w:rPr>
        <w:t>can</w:t>
      </w:r>
      <w:r>
        <w:rPr>
          <w:lang w:val="en-US"/>
        </w:rPr>
        <w:t xml:space="preserve"> also help people learn about their sleep habits and find ways to improve sleep health by </w:t>
      </w:r>
      <w:r w:rsidR="00BB0FDA">
        <w:rPr>
          <w:lang w:val="en-US"/>
        </w:rPr>
        <w:t>obtaining</w:t>
      </w:r>
      <w:r>
        <w:rPr>
          <w:lang w:val="en-US"/>
        </w:rPr>
        <w:t xml:space="preserve"> feedback on their sleep postures and activities. This </w:t>
      </w:r>
      <w:r w:rsidR="001F7DB1">
        <w:rPr>
          <w:lang w:val="en-US"/>
        </w:rPr>
        <w:t>can</w:t>
      </w:r>
      <w:r>
        <w:rPr>
          <w:lang w:val="en-US"/>
        </w:rPr>
        <w:t xml:space="preserve"> reduce the cost and burden on the health system </w:t>
      </w:r>
      <w:r w:rsidR="001F7DB1">
        <w:rPr>
          <w:lang w:val="en-US"/>
        </w:rPr>
        <w:t>by providing</w:t>
      </w:r>
      <w:r>
        <w:rPr>
          <w:lang w:val="en-US"/>
        </w:rPr>
        <w:t xml:space="preserve"> caregivers and healthcare professionals with sleep related data, so that they could implement preventative measures to reduce and manage the risks of poor sleep as necessary. The system </w:t>
      </w:r>
      <w:r w:rsidR="001F7DB1">
        <w:rPr>
          <w:lang w:val="en-US"/>
        </w:rPr>
        <w:t>can</w:t>
      </w:r>
      <w:r>
        <w:rPr>
          <w:lang w:val="en-US"/>
        </w:rPr>
        <w:t xml:space="preserve"> be used to assess the sleep efficiency (the ratio of total sleep time to time spent in bed), sleep latency (the duration from bedtime to the onset of sleep). These measures can help physicians detect and diagnose sleep-related disorders such as insomnia and sleep apnea [18]. </w:t>
      </w:r>
    </w:p>
    <w:p w:rsidR="009D4D3E" w:rsidRDefault="009D4D3E">
      <w:pPr>
        <w:pStyle w:val="Body"/>
        <w:ind w:firstLine="720"/>
        <w:rPr>
          <w:lang w:val="en-US"/>
        </w:rPr>
      </w:pPr>
    </w:p>
    <w:p w:rsidR="00A81231" w:rsidRDefault="001F11EF">
      <w:pPr>
        <w:pStyle w:val="Body"/>
        <w:ind w:firstLine="720"/>
      </w:pPr>
      <w:r>
        <w:rPr>
          <w:lang w:val="en-US"/>
        </w:rPr>
        <w:t>This paper is organized as follows</w:t>
      </w:r>
      <w:r>
        <w:rPr>
          <w:lang w:val="fr-FR"/>
        </w:rPr>
        <w:t>:</w:t>
      </w:r>
      <w:r>
        <w:rPr>
          <w:lang w:val="en-US"/>
        </w:rPr>
        <w:t xml:space="preserve"> The following Section provides the research carried out in the related areas and Section III gives a detailed description of the overall system architecture. System design and implementation are discussed in Section IV. Experimental results are presented in Section </w:t>
      </w:r>
      <w:r w:rsidR="009D4D3E">
        <w:rPr>
          <w:lang w:val="en-US"/>
        </w:rPr>
        <w:t>V followed</w:t>
      </w:r>
      <w:r>
        <w:rPr>
          <w:lang w:val="en-US"/>
        </w:rPr>
        <w:t xml:space="preserve"> by </w:t>
      </w:r>
      <w:r>
        <w:rPr>
          <w:lang w:val="fr-FR"/>
        </w:rPr>
        <w:t xml:space="preserve">the </w:t>
      </w:r>
      <w:r>
        <w:rPr>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9D4D3E">
      <w:pPr>
        <w:pStyle w:val="Body"/>
        <w:ind w:firstLine="720"/>
        <w:rPr>
          <w:lang w:val="fr-FR"/>
        </w:rPr>
      </w:pPr>
      <w:r>
        <w:rPr>
          <w:lang w:val="en-US"/>
        </w:rPr>
        <w:t xml:space="preserve">Sleep is a major part of health and well-being. Researchers have explored diverse techniques on capturing and providing feedback on aspects related to sleep health. In many early studies on sleep postures, an </w:t>
      </w:r>
      <w:r>
        <w:rPr>
          <w:lang w:val="en-US"/>
        </w:rPr>
        <w:t>empirical approach was favored and data was collected by interviewing subjects. In recent years, advancements in Internet of Things (</w:t>
      </w:r>
      <w:proofErr w:type="spellStart"/>
      <w:r>
        <w:rPr>
          <w:lang w:val="en-US"/>
        </w:rPr>
        <w:t>IoT</w:t>
      </w:r>
      <w:proofErr w:type="spellEnd"/>
      <w:r>
        <w:rPr>
          <w:lang w:val="en-US"/>
        </w:rPr>
        <w:t>)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9D4D3E">
        <w:rPr>
          <w:lang w:val="fr-FR"/>
        </w:rPr>
        <w:t>18-47</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for diagnosing sleep disorders and issues is the use of polysomnography (PSG) [18].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Pr>
          <w:i/>
          <w:iCs/>
          <w:lang w:val="en-US"/>
        </w:rPr>
        <w:t>WatchPAT</w:t>
      </w:r>
      <w:proofErr w:type="spellEnd"/>
      <w:r>
        <w:rPr>
          <w:lang w:val="en-US"/>
        </w:rPr>
        <w:t xml:space="preserve"> [19] is worn on wrist by the subject and comes with a finger clip. It monitors the sleep of the patients within the comfort of their own home and usual sleeping environment. This method is much more informal, however, it is still intrusive in nature as it requires the device to be worn on 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 xml:space="preserve">There are a plethora of readily available smartphone applications that can monitor sleep patterns using built-in sensors [20-24]. </w:t>
      </w:r>
      <w:r>
        <w:t xml:space="preserve">Some of the available Apps are: </w:t>
      </w:r>
      <w:r w:rsidR="001F11EF">
        <w:rPr>
          <w:i/>
          <w:iCs/>
          <w:lang w:val="en-US"/>
        </w:rPr>
        <w:t>Toss 'N' Turn sense</w:t>
      </w:r>
      <w:r w:rsidR="001F11EF">
        <w:rPr>
          <w:lang w:val="en-US"/>
        </w:rPr>
        <w:t xml:space="preserve"> [20</w:t>
      </w:r>
      <w:r>
        <w:rPr>
          <w:lang w:val="en-US"/>
        </w:rPr>
        <w:t xml:space="preserve">], </w:t>
      </w:r>
      <w:r w:rsidR="001F11EF">
        <w:rPr>
          <w:i/>
          <w:iCs/>
          <w:lang w:val="en-US"/>
        </w:rPr>
        <w:t>My Sleep APP</w:t>
      </w:r>
      <w:r w:rsidR="001F11EF">
        <w:rPr>
          <w:lang w:val="en-US"/>
        </w:rPr>
        <w:t xml:space="preserve"> [21]</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 xml:space="preserve">[22] and </w:t>
      </w:r>
      <w:proofErr w:type="spellStart"/>
      <w:r w:rsidR="001F11EF">
        <w:rPr>
          <w:i/>
          <w:iCs/>
          <w:lang w:val="en-US"/>
        </w:rPr>
        <w:t>Runtastic</w:t>
      </w:r>
      <w:proofErr w:type="spellEnd"/>
      <w:r w:rsidR="001F11EF">
        <w:rPr>
          <w:i/>
          <w:iCs/>
          <w:lang w:val="en-US"/>
        </w:rPr>
        <w:t xml:space="preserve"> Sleep Better</w:t>
      </w:r>
      <w:r w:rsidR="001F11EF">
        <w:rPr>
          <w:lang w:val="pt-PT"/>
        </w:rPr>
        <w:t xml:space="preserve"> [23],</w:t>
      </w:r>
      <w:r>
        <w:rPr>
          <w:lang w:val="pt-PT"/>
        </w:rPr>
        <w:t xml:space="preserve"> and</w:t>
      </w:r>
      <w:r w:rsidR="001F11EF">
        <w:rPr>
          <w:lang w:val="pt-PT"/>
        </w:rPr>
        <w:t xml:space="preserve"> </w:t>
      </w:r>
      <w:proofErr w:type="spellStart"/>
      <w:r w:rsidR="001F11EF">
        <w:rPr>
          <w:i/>
          <w:iCs/>
          <w:lang w:val="en-US"/>
        </w:rPr>
        <w:t>iSleep</w:t>
      </w:r>
      <w:proofErr w:type="spellEnd"/>
      <w:r w:rsidR="001F11EF">
        <w:rPr>
          <w:lang w:val="en-US"/>
        </w:rPr>
        <w:t xml:space="preserve"> [24]</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proofErr w:type="spellStart"/>
      <w:r w:rsidR="001F11EF">
        <w:rPr>
          <w:i/>
          <w:iCs/>
          <w:lang w:val="fr-FR"/>
        </w:rPr>
        <w:t>MotionX</w:t>
      </w:r>
      <w:proofErr w:type="spellEnd"/>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require user intervention to start and stop the 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ins w:id="3" w:author="issam maaz" w:date="2020-08-03T17:38:00Z">
        <w:r w:rsidR="001F11EF">
          <w:rPr>
            <w:lang w:val="fr-FR"/>
          </w:rPr>
          <w:t xml:space="preserve"> </w:t>
        </w:r>
      </w:ins>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Pr>
          <w:lang w:val="en-US"/>
        </w:rPr>
        <w:t xml:space="preserve"> [25], </w:t>
      </w:r>
      <w:r w:rsidR="001F11EF">
        <w:rPr>
          <w:i/>
          <w:iCs/>
          <w:lang w:val="en-US"/>
        </w:rPr>
        <w:t>Jawbone UP3</w:t>
      </w:r>
      <w:r w:rsidR="001F11EF">
        <w:rPr>
          <w:lang w:val="en-US"/>
        </w:rPr>
        <w:t xml:space="preserve"> [26]</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popular commercially available wrist worn sleep trackers used for collecting data about sleep</w:t>
      </w:r>
      <w:r>
        <w:rPr>
          <w:lang w:val="en-US"/>
        </w:rPr>
        <w:t xml:space="preserve"> [14, 25, 26]</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 xml:space="preserve">capability to recognize the posture thus limiting their use to tracking the sleep. They have limited functionality and can monitor only movement and heart rate, which can be used as the basis for tracking sleep, but their accuracy is questionable [27]. </w:t>
      </w:r>
      <w:r w:rsidR="00AC39E1">
        <w:t xml:space="preserve">Therefore, data obtained from such sleep tracking devices are not intended for routine diagnosis of sleep disorders. </w:t>
      </w:r>
      <w:r w:rsidR="00AC39E1">
        <w:rPr>
          <w:lang w:val="en-US"/>
        </w:rPr>
        <w:t xml:space="preserve"> </w:t>
      </w:r>
      <w:r w:rsidR="001F11EF">
        <w:rPr>
          <w:lang w:val="en-US"/>
        </w:rPr>
        <w:t xml:space="preserve">In addition, wrist worn devices are battery 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 common digital 2D, 3D, and infrared cameras to acquire visual data and then apply image processing and machine learning techniques to recognize different postures [28-30]. For example, [28] used a single 2D camera to acquire image, applied the background subtraction to extract the foreground human body, used projection histogram, and applied support vector machine (SVM) algorithm for posture classification. Some researchers used multiple calibrated cameras camera to build a multi-view Eigen model of human body in terms of its constituent body part and then recognize the posture [30]. Versatility of the data captured is augmented by using different sensor</w:t>
      </w:r>
      <w:r w:rsidR="00CB2334">
        <w:rPr>
          <w:lang w:val="en-US"/>
        </w:rPr>
        <w:t>s</w:t>
      </w:r>
      <w:r w:rsidR="001F11EF">
        <w:rPr>
          <w:lang w:val="en-US"/>
        </w:rPr>
        <w:t xml:space="preserve"> in conjunction with the sensors [31-35]. Lee et</w:t>
      </w:r>
      <w:r w:rsidR="00BA7DB4">
        <w:rPr>
          <w:lang w:val="en-US"/>
        </w:rPr>
        <w:t xml:space="preserve"> al.</w:t>
      </w:r>
      <w:r w:rsidR="001F11EF">
        <w:rPr>
          <w:lang w:val="en-US"/>
        </w:rPr>
        <w:t xml:space="preserve"> [32]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classification using a parametric approach. The patient was not allowed to use the blanket. Evaluation and results were not provided by the researcher. [29] </w:t>
      </w:r>
      <w:proofErr w:type="gramStart"/>
      <w:r w:rsidR="001F11EF">
        <w:rPr>
          <w:lang w:val="en-US"/>
        </w:rPr>
        <w:t>used</w:t>
      </w:r>
      <w:proofErr w:type="gramEnd"/>
      <w:r w:rsidR="001F11EF">
        <w:rPr>
          <w:lang w:val="en-US"/>
        </w:rPr>
        <w:t xml:space="preserve"> 3D camera together with Microsoft Kinect sensors for analyzing body positions and monitoring the posture of person in residential care. Torres et al. [33] used a combination of </w:t>
      </w:r>
      <w:r w:rsidR="001F11EF">
        <w:rPr>
          <w:lang w:val="en-US"/>
        </w:rPr>
        <w:t xml:space="preserve">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 xml:space="preserve">descriptor based on depth information collected from a Microsoft Kinect, which could monitor the sleeping posture and movement data [34]. This work is further extended to recognize high level activities such as removing bed covers [35]. [31] </w:t>
      </w:r>
      <w:proofErr w:type="gramStart"/>
      <w:r w:rsidR="001F11EF">
        <w:rPr>
          <w:lang w:val="en-US"/>
        </w:rPr>
        <w:t>used</w:t>
      </w:r>
      <w:proofErr w:type="gramEnd"/>
      <w:r w:rsidR="001F11EF">
        <w:rPr>
          <w:lang w:val="en-US"/>
        </w:rPr>
        <w:t xml:space="preserve"> pressure arrays and a single depth camera to build a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 xml:space="preserve">Another approach exclude the use of cameras and instead use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 xml:space="preserve">[36] and </w:t>
      </w:r>
      <w:r w:rsidR="00D2109E">
        <w:rPr>
          <w:i/>
          <w:iCs/>
        </w:rPr>
        <w:t>MediSense</w:t>
      </w:r>
      <w:r w:rsidR="00D2109E">
        <w:rPr>
          <w:lang w:val="en-US"/>
        </w:rPr>
        <w:t xml:space="preserve"> [37]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[38] classifies a person</w:t>
      </w:r>
      <w:r>
        <w:rPr>
          <w:rtl/>
        </w:rPr>
        <w:t>’</w:t>
      </w:r>
      <w:r>
        <w:rPr>
          <w:lang w:val="en-US"/>
        </w:rPr>
        <w:t xml:space="preserve">s respiration, six sleep positions, and rollovers by leveraging Wi-Fi signals, i.e., channel state information (CSI), from a pair of TX-RX. </w:t>
      </w:r>
      <w:proofErr w:type="spellStart"/>
      <w:r>
        <w:rPr>
          <w:i/>
          <w:iCs/>
          <w:lang w:val="en-US"/>
        </w:rPr>
        <w:t>TagSheet</w:t>
      </w:r>
      <w:proofErr w:type="spellEnd"/>
      <w:r>
        <w:rPr>
          <w:lang w:val="en-US"/>
        </w:rPr>
        <w:t xml:space="preserve"> [39] used passive RFID tags taped under a bed 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 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[40]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Pr>
          <w:i/>
          <w:iCs/>
          <w:lang w:val="en-US"/>
        </w:rPr>
        <w:t>SleepSense</w:t>
      </w:r>
      <w:proofErr w:type="spellEnd"/>
      <w:r>
        <w:rPr>
          <w:lang w:val="en-US"/>
        </w:rPr>
        <w:t xml:space="preserve"> [41] used a Doppler radar-based system that could monitor and classify the sleep-related events by detecting the on-bed movements during sleep based on the radar signal. The Doppler radar sensor is specialized radar that can measure target displacement remotely by using 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w:t>
      </w:r>
      <w:r>
        <w:rPr>
          <w:lang w:val="en-US"/>
        </w:rPr>
        <w:lastRenderedPageBreak/>
        <w:t>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 xml:space="preserve">The sensor ranged from simple fluid cell to sophisticated pressure sensing mats. The </w:t>
      </w:r>
      <w:r>
        <w:rPr>
          <w:lang w:val="en-US"/>
        </w:rPr>
        <w:t xml:space="preserve">fluid filled cells </w:t>
      </w:r>
      <w:r w:rsidR="00CC0F12">
        <w:rPr>
          <w:lang w:val="en-US"/>
        </w:rPr>
        <w:t xml:space="preserve">were placed </w:t>
      </w:r>
      <w:r>
        <w:rPr>
          <w:lang w:val="en-US"/>
        </w:rPr>
        <w:t xml:space="preserve">between the patient and a support for detecting motion via pressure fluctuations [42].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[43]. A more popular approach is to place a small sensing mat between the mattress and bed 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w:t>
      </w:r>
      <w:proofErr w:type="spellStart"/>
      <w:r>
        <w:rPr>
          <w:lang w:val="en-US"/>
        </w:rPr>
        <w:t>occur</w:t>
      </w:r>
      <w:r w:rsidR="00CC0F12">
        <w:rPr>
          <w:lang w:val="en-US"/>
        </w:rPr>
        <w:t>ed</w:t>
      </w:r>
      <w:proofErr w:type="spellEnd"/>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F35372">
        <w:rPr>
          <w:lang w:val="en-US"/>
        </w:rPr>
        <w:t xml:space="preserve"> [44]</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F35372">
        <w:rPr>
          <w:lang w:val="en-US"/>
        </w:rPr>
        <w:t xml:space="preserve"> [45]</w:t>
      </w:r>
      <w:r>
        <w:rPr>
          <w:lang w:val="en-US"/>
        </w:rPr>
        <w:t xml:space="preserve">. However, this work </w:t>
      </w:r>
      <w:r w:rsidR="00F35372">
        <w:rPr>
          <w:lang w:val="en-US"/>
        </w:rPr>
        <w:t>was</w:t>
      </w:r>
      <w:r>
        <w:rPr>
          <w:lang w:val="en-US"/>
        </w:rPr>
        <w:t xml:space="preserve"> only useful for point-of-care applications. On the other hand, [46] used a bed pressure sensor array which could detected changes in the contact pressure between a subject and the bed. It automatically selected the sensor with the best respiratory signal, determined the respiratory rate, and counted 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A4344A">
        <w:rPr>
          <w:lang w:val="en-US"/>
        </w:rPr>
        <w:t xml:space="preserve"> [45]</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1F11EF" w:rsidP="00407074">
      <w:pPr>
        <w:pStyle w:val="Body"/>
        <w:ind w:firstLine="720"/>
      </w:pPr>
      <w:r>
        <w:rPr>
          <w:lang w:val="en-US"/>
        </w:rPr>
        <w:t xml:space="preserve">The pressure sensitive mats manufactured by S4 sensors (formerly </w:t>
      </w:r>
      <w:proofErr w:type="spellStart"/>
      <w:r>
        <w:rPr>
          <w:lang w:val="en-US"/>
        </w:rPr>
        <w:t>Tactex</w:t>
      </w:r>
      <w:proofErr w:type="spellEnd"/>
      <w:r>
        <w:rPr>
          <w:lang w:val="en-US"/>
        </w:rPr>
        <w:t xml:space="preserve"> Sensors) recorded the patient</w:t>
      </w:r>
      <w:r>
        <w:rPr>
          <w:rtl/>
        </w:rPr>
        <w:t>’</w:t>
      </w:r>
      <w:r>
        <w:rPr>
          <w:lang w:val="en-US"/>
        </w:rPr>
        <w:t>s movement between different postures [48]. These mats used photodiodes of connected to optical fiber for providing light. The light intensity of photodiodes would vary as pressure is applied which is translated to voltage signal indicating the pressure exerted on the mat. Data was transferred to a computer for processing via Bluetooth, and linear and SVM classifiers were used for categorizing data. Apart from being expensive, this system was not able to detect multiple postures and relay the recorded information to the user in real-time. Force Sensing Application pressure mattress [49]</w:t>
      </w:r>
      <w:r w:rsidR="000F6DA8">
        <w:rPr>
          <w:lang w:val="en-US"/>
        </w:rPr>
        <w:t>,</w:t>
      </w:r>
      <w:r>
        <w:rPr>
          <w:lang w:val="en-US"/>
        </w:rPr>
        <w:t xml:space="preserve"> a high r</w:t>
      </w:r>
      <w:r w:rsidR="000F6DA8">
        <w:rPr>
          <w:lang w:val="en-US"/>
        </w:rPr>
        <w:t>esolution mattress that contained</w:t>
      </w:r>
      <w:r>
        <w:rPr>
          <w:lang w:val="en-US"/>
        </w:rPr>
        <w:t xml:space="preserve"> 2048 sensors. This system could identify only three different postures, namely </w:t>
      </w:r>
      <w:r>
        <w:rPr>
          <w:rtl/>
          <w:lang w:val="ar-SA"/>
        </w:rPr>
        <w:t>“</w:t>
      </w:r>
      <w:r>
        <w:t xml:space="preserve">supine”, </w:t>
      </w:r>
      <w:r>
        <w:rPr>
          <w:rtl/>
          <w:lang w:val="ar-SA"/>
        </w:rPr>
        <w:t>“</w:t>
      </w:r>
      <w:r>
        <w:rPr>
          <w:lang w:val="en-US"/>
        </w:rPr>
        <w:t>right side</w:t>
      </w:r>
      <w:r>
        <w:t xml:space="preserve">” </w:t>
      </w:r>
      <w:r>
        <w:rPr>
          <w:lang w:val="en-US"/>
        </w:rPr>
        <w:t xml:space="preserve">and </w:t>
      </w:r>
      <w:r>
        <w:rPr>
          <w:rtl/>
          <w:lang w:val="ar-SA"/>
        </w:rPr>
        <w:t>“</w:t>
      </w:r>
      <w:r>
        <w:rPr>
          <w:lang w:val="en-US"/>
        </w:rPr>
        <w:t>left side</w:t>
      </w:r>
      <w:r>
        <w:t>”</w:t>
      </w:r>
      <w:r>
        <w:rPr>
          <w:lang w:val="en-US"/>
        </w:rPr>
        <w:t xml:space="preserve">. Similarly, [50] used a sensor mat comprising 1728 resistive sensors for identifying 13 different sleep postures using Gaussian </w:t>
      </w:r>
      <w:r>
        <w:rPr>
          <w:lang w:val="en-US"/>
        </w:rPr>
        <w:t>Mixture Model. Image collected form the mat was processed by various filters for highlighting the pressure areas using a low pass Gaussian filter. For identifying the positions of a user</w:t>
      </w:r>
      <w:r>
        <w:rPr>
          <w:rtl/>
        </w:rPr>
        <w:t>’</w:t>
      </w:r>
      <w:r>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p>
    <w:p w:rsidR="00A81231" w:rsidRDefault="00A81231">
      <w:pPr>
        <w:pStyle w:val="Body"/>
        <w:ind w:firstLine="720"/>
      </w:pPr>
    </w:p>
    <w:p w:rsidR="00407074" w:rsidRDefault="00407074" w:rsidP="00922A27">
      <w:pPr>
        <w:pStyle w:val="Body"/>
        <w:ind w:firstLine="720"/>
      </w:pPr>
      <w:r>
        <w:rPr>
          <w:lang w:val="en-US"/>
        </w:rPr>
        <w:t xml:space="preserve">According to author’s knowledge, no comprehensive work was dedicated to develop monitoring a sleep quality monitoring and sleep posture recognition system with capabilities of </w:t>
      </w:r>
      <w:r w:rsidR="001F11EF">
        <w:rPr>
          <w:lang w:val="en-US"/>
        </w:rPr>
        <w:t xml:space="preserve">delivering processed data to the end user </w:t>
      </w:r>
      <w:r>
        <w:rPr>
          <w:lang w:val="en-US"/>
        </w:rPr>
        <w:t xml:space="preserve">and 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xml:space="preserve">. Some of the solutions used high resolution mats that could categorize fewer postures but they were not affordable for most consumers due to 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  </w:t>
      </w:r>
    </w:p>
    <w:p w:rsidR="00A81231" w:rsidRDefault="001F11EF">
      <w:pPr>
        <w:pStyle w:val="Heading"/>
        <w:numPr>
          <w:ilvl w:val="0"/>
          <w:numId w:val="4"/>
        </w:numPr>
        <w:rPr>
          <w:sz w:val="20"/>
          <w:szCs w:val="20"/>
          <w:lang w:val="en-US"/>
        </w:rPr>
      </w:pPr>
      <w:r>
        <w:rPr>
          <w:sz w:val="20"/>
          <w:szCs w:val="20"/>
          <w:lang w:val="en-US"/>
        </w:rPr>
        <w:t xml:space="preserve">System </w:t>
      </w:r>
      <w:r>
        <w:rPr>
          <w:lang w:val="en-US"/>
        </w:rPr>
        <w:t>Architecture</w:t>
      </w:r>
    </w:p>
    <w:p w:rsidR="00A81231" w:rsidRDefault="001F11EF" w:rsidP="00922A27">
      <w:pPr>
        <w:pStyle w:val="Body"/>
        <w:ind w:firstLine="720"/>
      </w:pPr>
      <w:r>
        <w:rPr>
          <w:lang w:val="en-US"/>
        </w:rPr>
        <w:t>The system architecture shown</w:t>
      </w:r>
      <w:r>
        <w:rPr>
          <w:lang w:val="fr-FR"/>
        </w:rPr>
        <w:t xml:space="preserve"> </w:t>
      </w:r>
      <w:r>
        <w:rPr>
          <w:lang w:val="en-US"/>
        </w:rPr>
        <w:t>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snapshot of the current posture, and transmits it to the cloud server using Wi-Fi. The data acquisition unit is implemented using the ATmega32u4.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server database. We use a central server design, which performs the data storage, data processing and user authentication.</w:t>
      </w:r>
      <w:r>
        <w:t xml:space="preserve"> </w:t>
      </w:r>
    </w:p>
    <w:p w:rsidR="00A81231" w:rsidRDefault="00A81231">
      <w:pPr>
        <w:pStyle w:val="Body"/>
        <w:ind w:firstLine="720"/>
      </w:pPr>
    </w:p>
    <w:p w:rsidR="00A81231" w:rsidRDefault="00922A27" w:rsidP="00922A27">
      <w:pPr>
        <w:pStyle w:val="Body"/>
        <w:ind w:firstLine="720"/>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Pr>
          <w:lang w:val="en-US"/>
        </w:rPr>
        <w:t>A</w:t>
      </w:r>
      <w:r w:rsidR="001F11EF">
        <w:rPr>
          <w:lang w:val="en-US"/>
        </w:rPr>
        <w:t xml:space="preserve"> machine learning algorithms</w:t>
      </w:r>
      <w:del w:id="4" w:author="issam maaz" w:date="2020-08-03T17:58:00Z">
        <w:r w:rsidR="001F11EF">
          <w:delText xml:space="preserve"> </w:delText>
        </w:r>
      </w:del>
      <w:ins w:id="5" w:author="issam maaz" w:date="2020-08-03T17:58:00Z">
        <w:r w:rsidR="001F11EF">
          <w:rPr>
            <w:lang w:val="fr-FR"/>
          </w:rPr>
          <w:t xml:space="preserve"> </w:t>
        </w:r>
      </w:ins>
      <w:r>
        <w:rPr>
          <w:lang w:val="fr-FR"/>
        </w:rPr>
        <w:t xml:space="preserve">is </w:t>
      </w:r>
      <w:proofErr w:type="spellStart"/>
      <w:r>
        <w:rPr>
          <w:lang w:val="fr-FR"/>
        </w:rPr>
        <w:t>used</w:t>
      </w:r>
      <w:proofErr w:type="spellEnd"/>
      <w:r>
        <w:rPr>
          <w:lang w:val="fr-FR"/>
        </w:rPr>
        <w:t xml:space="preserve"> </w:t>
      </w:r>
      <w:r w:rsidR="001F11EF">
        <w:rPr>
          <w:lang w:val="en-US"/>
        </w:rPr>
        <w:t xml:space="preserve">to perform 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continuously 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r w:rsidR="001F11EF">
        <w:rPr>
          <w:i/>
          <w:iCs/>
          <w:lang w:val="en-US"/>
        </w:rPr>
        <w:t>TensorFlow</w:t>
      </w:r>
      <w:r>
        <w:rPr>
          <w:lang w:val="en-US"/>
        </w:rPr>
        <w:t xml:space="preserve">, is used for </w:t>
      </w:r>
      <w:proofErr w:type="spellStart"/>
      <w:r>
        <w:rPr>
          <w:lang w:val="en-US"/>
        </w:rPr>
        <w:t>calssification</w:t>
      </w:r>
      <w:proofErr w:type="spellEnd"/>
      <w:r w:rsidR="001F11EF">
        <w:t xml:space="preserve"> </w:t>
      </w:r>
      <w:r w:rsidR="001F11EF">
        <w:rPr>
          <w:lang w:val="en-US"/>
        </w:rPr>
        <w:t xml:space="preserve">that incorporates different APIs to build at scale deep learning architectures like Convolution Neural Network (CNN). The data is first loaded into memory, a </w:t>
      </w:r>
      <w:r w:rsidR="001F11EF">
        <w:rPr>
          <w:lang w:val="en-US"/>
        </w:rPr>
        <w:lastRenderedPageBreak/>
        <w:t xml:space="preserve">model is built, a machine learning algorithm is trained, </w:t>
      </w:r>
      <w:r w:rsidR="009438C2">
        <w:rPr>
          <w:noProof/>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align>left</wp:align>
                </wp:positionH>
                <wp:positionV relativeFrom="paragraph">
                  <wp:posOffset>1113155</wp:posOffset>
                </wp:positionV>
                <wp:extent cx="2938780" cy="246253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62530"/>
                        </a:xfrm>
                        <a:prstGeom prst="rect">
                          <a:avLst/>
                        </a:prstGeom>
                        <a:solidFill>
                          <a:srgbClr val="FFFFFF"/>
                        </a:solidFill>
                        <a:ln w="9525">
                          <a:noFill/>
                          <a:miter lim="800000"/>
                          <a:headEnd/>
                          <a:tailEnd/>
                        </a:ln>
                      </wps:spPr>
                      <wps:txbx>
                        <w:txbxContent>
                          <w:p w:rsidR="00303BAD" w:rsidRDefault="00303BAD" w:rsidP="000644DA"/>
                          <w:p w:rsidR="00303BAD" w:rsidRDefault="00303BAD" w:rsidP="000644DA">
                            <w:r w:rsidRPr="00194938">
                              <w:rPr>
                                <w:noProof/>
                              </w:rPr>
                              <w:drawing>
                                <wp:inline distT="0" distB="0" distL="0" distR="0" wp14:anchorId="47FA1753" wp14:editId="605DA464">
                                  <wp:extent cx="2747679" cy="2019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303BAD" w:rsidRPr="009438C2" w:rsidRDefault="00303BAD" w:rsidP="000644DA">
                            <w:pPr>
                              <w:jc w:val="cente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0;margin-top:87.65pt;width:231.4pt;height:1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" stroked="f">
                <v:textbox>
                  <w:txbxContent>
                    <w:p w:rsidR="00303BAD" w:rsidRDefault="00303BAD" w:rsidP="000644DA"/>
                    <w:p w:rsidR="00303BAD" w:rsidRDefault="00303BAD" w:rsidP="000644DA">
                      <w:r w:rsidRPr="00194938">
                        <w:rPr>
                          <w:noProof/>
                        </w:rPr>
                        <w:drawing>
                          <wp:inline distT="0" distB="0" distL="0" distR="0" wp14:anchorId="47FA1753" wp14:editId="605DA464">
                            <wp:extent cx="2747679" cy="2019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303BAD" w:rsidRPr="009438C2" w:rsidRDefault="00303BAD" w:rsidP="000644DA">
                      <w:pPr>
                        <w:jc w:val="center"/>
                        <w:rPr>
                          <w:iCs/>
                          <w:sz w:val="20"/>
                          <w:szCs w:val="20"/>
                        </w:rPr>
                      </w:pPr>
                      <w:r w:rsidRPr="009438C2">
                        <w:rPr>
                          <w:b/>
                          <w:bCs/>
                          <w:iCs/>
                          <w:sz w:val="20"/>
                          <w:szCs w:val="20"/>
                        </w:rPr>
                        <w:t>Fig. 2</w:t>
                      </w:r>
                      <w:r w:rsidRPr="009438C2">
                        <w:rPr>
                          <w:iCs/>
                          <w:sz w:val="20"/>
                          <w:szCs w:val="20"/>
                        </w:rPr>
                        <w:t xml:space="preserve"> System Architecture</w:t>
                      </w:r>
                    </w:p>
                  </w:txbxContent>
                </v:textbox>
                <w10:wrap type="square" anchorx="margin"/>
              </v:shape>
            </w:pict>
          </mc:Fallback>
        </mc:AlternateContent>
      </w:r>
      <w:r w:rsidR="001F11EF">
        <w:rPr>
          <w:lang w:val="en-US"/>
        </w:rPr>
        <w:t xml:space="preserve">and then posture is estimated. </w:t>
      </w:r>
    </w:p>
    <w:p w:rsidR="00A81231" w:rsidRDefault="001F11EF" w:rsidP="000644DA">
      <w:pPr>
        <w:pStyle w:val="Body"/>
        <w:ind w:firstLine="360"/>
      </w:pPr>
      <w:r>
        <w:rPr>
          <w:lang w:val="en-US"/>
        </w:rPr>
        <w:t>The Android application is provided to the end user (subject or health professional) to interact with the system and retrieve information from the cloud. The information provided is the current sleep posture and statistical data for a specified period of the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posture for a prolonged period, a bed sore alert generation option is also provided for the caregivers so that they can attend the patient and help change their posture. Bed unoccupied alert is generated when the user leaves the bed which is also helpful for caregivers.</w:t>
      </w:r>
    </w:p>
    <w:p w:rsidR="00A81231" w:rsidRDefault="001F11EF">
      <w:pPr>
        <w:pStyle w:val="Heading"/>
        <w:numPr>
          <w:ilvl w:val="0"/>
          <w:numId w:val="2"/>
        </w:numPr>
        <w:jc w:val="left"/>
        <w:rPr>
          <w:lang w:val="en-US"/>
        </w:rPr>
      </w:pPr>
      <w:r>
        <w:rPr>
          <w:lang w:val="en-US"/>
        </w:rPr>
        <w:t>Design and Implementation</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A81231" w:rsidRDefault="001F11EF" w:rsidP="007F1F6B">
      <w:pPr>
        <w:pStyle w:val="Body"/>
        <w:ind w:left="28" w:firstLine="360"/>
      </w:pPr>
      <w:r>
        <w:rPr>
          <w:lang w:val="en-US"/>
        </w:rPr>
        <w:t>Force sensitive resistors (FSR) are simple tactile sensors [</w:t>
      </w:r>
      <w:r>
        <w:t>51</w:t>
      </w:r>
      <w:r>
        <w:rPr>
          <w:lang w:val="en-US"/>
        </w:rPr>
        <w:t xml:space="preserve">] that are used in applications where changes and differences in pressure need to be detected. These are constructed using conductive polymers, elastomers or semiconducting polymers, </w:t>
      </w:r>
      <w:proofErr w:type="spellStart"/>
      <w:r>
        <w:rPr>
          <w:lang w:val="en-US"/>
        </w:rPr>
        <w:t>piezoresistive</w:t>
      </w:r>
      <w:proofErr w:type="spellEnd"/>
      <w:r>
        <w:rPr>
          <w:lang w:val="en-US"/>
        </w:rPr>
        <w:t xml:space="preserve"> material, conductive wires, </w:t>
      </w:r>
      <w:proofErr w:type="spellStart"/>
      <w:r>
        <w:rPr>
          <w:lang w:val="en-US"/>
        </w:rPr>
        <w:t>fibre</w:t>
      </w:r>
      <w:proofErr w:type="spellEnd"/>
      <w:r>
        <w:rPr>
          <w:lang w:val="en-US"/>
        </w:rPr>
        <w:t>-optic</w:t>
      </w:r>
      <w:r w:rsidR="000644DA">
        <w:rPr>
          <w:lang w:val="en-US"/>
        </w:rPr>
        <w:t xml:space="preserve">al or </w:t>
      </w:r>
      <w:proofErr w:type="spellStart"/>
      <w:r w:rsidR="000644DA">
        <w:rPr>
          <w:lang w:val="en-US"/>
        </w:rPr>
        <w:t>fibre-gratting</w:t>
      </w:r>
      <w:proofErr w:type="spellEnd"/>
      <w:r w:rsidR="000644DA">
        <w:rPr>
          <w:lang w:val="en-US"/>
        </w:rPr>
        <w:t xml:space="preserve"> material. W</w:t>
      </w:r>
      <w:r>
        <w:rPr>
          <w:lang w:val="en-US"/>
        </w:rPr>
        <w:t>e implement</w:t>
      </w:r>
      <w:r w:rsidR="000644DA">
        <w:rPr>
          <w:lang w:val="en-US"/>
        </w:rPr>
        <w:t>ed</w:t>
      </w:r>
      <w:r>
        <w:rPr>
          <w:lang w:val="en-US"/>
        </w:rPr>
        <w:t xml:space="preserve"> an array of FSR</w:t>
      </w:r>
      <w:r>
        <w:rPr>
          <w:rtl/>
        </w:rPr>
        <w:t>’</w:t>
      </w:r>
      <w:r>
        <w:rPr>
          <w:lang w:val="en-US"/>
        </w:rPr>
        <w:t>s</w:t>
      </w:r>
      <w:r w:rsidR="00730B7A">
        <w:rPr>
          <w:lang w:val="en-US"/>
        </w:rPr>
        <w:t xml:space="preserve"> using</w:t>
      </w:r>
      <w:r w:rsidR="000644DA">
        <w:rPr>
          <w:lang w:val="en-US"/>
        </w:rPr>
        <w:t xml:space="preserve"> </w:t>
      </w:r>
      <w:proofErr w:type="spellStart"/>
      <w:r w:rsidR="000644DA">
        <w:rPr>
          <w:lang w:val="en-US"/>
        </w:rPr>
        <w:t>Velostat</w:t>
      </w:r>
      <w:proofErr w:type="spellEnd"/>
      <w:r w:rsidR="000644DA">
        <w:rPr>
          <w:lang w:val="en-US"/>
        </w:rPr>
        <w:t xml:space="preserve"> pressure sensitive material was used because it is inexpensive.</w:t>
      </w:r>
      <w:r>
        <w:rPr>
          <w:lang w:val="en-US"/>
        </w:rPr>
        <w:t xml:space="preserve"> </w:t>
      </w:r>
      <w:proofErr w:type="gramStart"/>
      <w:r>
        <w:rPr>
          <w:lang w:val="en-US"/>
        </w:rPr>
        <w:t>to</w:t>
      </w:r>
      <w:proofErr w:type="gramEnd"/>
      <w:r>
        <w:rPr>
          <w:lang w:val="en-US"/>
        </w:rPr>
        <w:t xml:space="preserve"> capture the pressure distribution of a person</w:t>
      </w:r>
      <w:r>
        <w:rPr>
          <w:rtl/>
        </w:rPr>
        <w:t>’</w:t>
      </w:r>
      <w:r>
        <w:rPr>
          <w:lang w:val="en-US"/>
        </w:rPr>
        <w:t xml:space="preserve">s sleeping posture.  Furthermore, they are cheap as they involve low cost electronic components and for these reasons they are widely used in such applications. </w:t>
      </w:r>
      <w:proofErr w:type="spellStart"/>
      <w:r>
        <w:rPr>
          <w:lang w:val="en-US"/>
        </w:rPr>
        <w:t>Velostat</w:t>
      </w:r>
      <w:proofErr w:type="spellEnd"/>
      <w:r>
        <w:rPr>
          <w:lang w:val="en-US"/>
        </w:rPr>
        <w:t xml:space="preserve">-based FSRs have an exponential decay resistance to pressure curve having a significant drop in </w:t>
      </w:r>
      <w:r>
        <w:rPr>
          <w:lang w:val="en-US"/>
        </w:rPr>
        <w:t xml:space="preserve">the resistance of the material within a small region of the pressure range </w:t>
      </w:r>
      <w:r w:rsidR="00060303">
        <w:rPr>
          <w:lang w:val="en-US"/>
        </w:rPr>
        <w:t>allowing</w:t>
      </w:r>
      <w:r>
        <w:rPr>
          <w:lang w:val="en-US"/>
        </w:rPr>
        <w:t xml:space="preserve"> to distinguish between high and low pressure regions. An FSR sensor with the greater surface area has higher resistance, but it still has the same level of sensitivity. This is an important property as we can easily then have sensors designed for different pressure ranges with all of them having the same sensitivity.</w:t>
      </w:r>
      <w:r>
        <w:rPr>
          <w:lang w:val="fr-FR"/>
        </w:rPr>
        <w:t xml:space="preserve"> </w:t>
      </w:r>
      <w:r>
        <w:rPr>
          <w:lang w:val="en-US"/>
        </w:rPr>
        <w:t xml:space="preserve">The square shaped sensor has dimensions of </w:t>
      </w:r>
      <w:r>
        <w:rPr>
          <w:i/>
          <w:iCs/>
        </w:rPr>
        <w:t>2cm x 2cm</w:t>
      </w:r>
      <w:r>
        <w:rPr>
          <w:lang w:val="en-US"/>
        </w:rPr>
        <w:t xml:space="preserve"> and contains three main layers which are a top electrode, </w:t>
      </w:r>
      <w:proofErr w:type="spellStart"/>
      <w:r>
        <w:rPr>
          <w:lang w:val="en-US"/>
        </w:rPr>
        <w:t>Velostat</w:t>
      </w:r>
      <w:proofErr w:type="spellEnd"/>
      <w:r>
        <w:rPr>
          <w:lang w:val="en-US"/>
        </w:rPr>
        <w:t xml:space="preserve">, and bottom electrode, respectively as </w:t>
      </w:r>
      <w:r w:rsidR="00C41804">
        <w:rPr>
          <w:noProof/>
          <w:lang w:val="en-US" w:eastAsia="en-US"/>
        </w:rPr>
        <mc:AlternateContent>
          <mc:Choice Requires="wps">
            <w:drawing>
              <wp:anchor distT="80010" distB="80010" distL="80010" distR="80010" simplePos="0" relativeHeight="251659264" behindDoc="0" locked="0" layoutInCell="1" allowOverlap="1">
                <wp:simplePos x="0" y="0"/>
                <wp:positionH relativeFrom="column">
                  <wp:align>right</wp:align>
                </wp:positionH>
                <wp:positionV relativeFrom="line">
                  <wp:posOffset>285236</wp:posOffset>
                </wp:positionV>
                <wp:extent cx="2799080" cy="1659890"/>
                <wp:effectExtent l="0" t="0" r="127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59890"/>
                        </a:xfrm>
                        <a:prstGeom prst="rect">
                          <a:avLst/>
                        </a:prstGeom>
                        <a:solidFill>
                          <a:srgbClr val="FFFFFF"/>
                        </a:solidFill>
                        <a:ln w="12700" cap="flat">
                          <a:noFill/>
                          <a:miter lim="400000"/>
                        </a:ln>
                        <a:effectLst/>
                      </wps:spPr>
                      <wps:txbx>
                        <w:txbxContent>
                          <w:p w:rsidR="00303BAD" w:rsidRDefault="00303BAD">
                            <w:pPr>
                              <w:pStyle w:val="Body"/>
                              <w:jc w:val="center"/>
                            </w:pPr>
                            <w:r>
                              <w:rPr>
                                <w:noProof/>
                                <w:lang w:val="en-US" w:eastAsia="en-US"/>
                              </w:rPr>
                              <w:drawing>
                                <wp:inline distT="0" distB="0" distL="0" distR="0">
                                  <wp:extent cx="2159779" cy="12790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303BAD" w:rsidRDefault="00303BAD">
                            <w:pPr>
                              <w:pStyle w:val="Body"/>
                              <w:ind w:left="28"/>
                              <w:jc w:val="left"/>
                              <w:rPr>
                                <w:b/>
                                <w:bCs/>
                              </w:rPr>
                            </w:pPr>
                          </w:p>
                          <w:p w:rsidR="00303BAD" w:rsidRDefault="00303BAD" w:rsidP="007F1F6B">
                            <w:pPr>
                              <w:pStyle w:val="Body"/>
                              <w:ind w:left="28"/>
                              <w:jc w:val="left"/>
                            </w:pPr>
                            <w:r>
                              <w:rPr>
                                <w:b/>
                                <w:bCs/>
                              </w:rPr>
                              <w:t>Fig. 3</w:t>
                            </w:r>
                            <w:r>
                              <w:rPr>
                                <w:lang w:val="en-US"/>
                              </w:rPr>
                              <w:t xml:space="preserve"> Three layered FSR design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id="officeArt object" o:spid="_x0000_s1027" type="#_x0000_t202" alt="Text Box 2" style="position:absolute;left:0;text-align:left;margin-left:169.2pt;margin-top:22.45pt;width:220.4pt;height:130.7pt;z-index:251659264;visibility:visible;mso-wrap-style:square;mso-height-percent:0;mso-wrap-distance-left:6.3pt;mso-wrap-distance-top:6.3pt;mso-wrap-distance-right:6.3pt;mso-wrap-distance-bottom:6.3pt;mso-position-horizontal:righ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" stroked="f" strokeweight="1pt">
                <v:stroke miterlimit="4"/>
                <v:textbox inset="1.27mm,1.27mm,1.27mm,1.27mm">
                  <w:txbxContent>
                    <w:p w:rsidR="00303BAD" w:rsidRDefault="00303BAD">
                      <w:pPr>
                        <w:pStyle w:val="Body"/>
                        <w:jc w:val="center"/>
                      </w:pPr>
                      <w:r>
                        <w:rPr>
                          <w:noProof/>
                          <w:lang w:val="en-US" w:eastAsia="en-US"/>
                        </w:rPr>
                        <w:drawing>
                          <wp:inline distT="0" distB="0" distL="0" distR="0">
                            <wp:extent cx="2159779" cy="127903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303BAD" w:rsidRDefault="00303BAD">
                      <w:pPr>
                        <w:pStyle w:val="Body"/>
                        <w:ind w:left="28"/>
                        <w:jc w:val="left"/>
                        <w:rPr>
                          <w:b/>
                          <w:bCs/>
                        </w:rPr>
                      </w:pPr>
                    </w:p>
                    <w:p w:rsidR="00303BAD" w:rsidRDefault="00303BAD" w:rsidP="007F1F6B">
                      <w:pPr>
                        <w:pStyle w:val="Body"/>
                        <w:ind w:left="28"/>
                        <w:jc w:val="left"/>
                      </w:pPr>
                      <w:r>
                        <w:rPr>
                          <w:b/>
                          <w:bCs/>
                        </w:rPr>
                        <w:t>Fig. 3</w:t>
                      </w:r>
                      <w:r>
                        <w:rPr>
                          <w:lang w:val="en-US"/>
                        </w:rPr>
                        <w:t xml:space="preserve"> Three layered FSR design </w:t>
                      </w:r>
                    </w:p>
                  </w:txbxContent>
                </v:textbox>
                <w10:wrap type="square" anchory="line"/>
              </v:shape>
            </w:pict>
          </mc:Fallback>
        </mc:AlternateContent>
      </w:r>
      <w:r>
        <w:rPr>
          <w:lang w:val="en-US"/>
        </w:rPr>
        <w:t xml:space="preserve">shown in Figure </w:t>
      </w:r>
      <w:r w:rsidR="007F1F6B">
        <w:rPr>
          <w:lang w:val="en-US"/>
        </w:rPr>
        <w:t>3</w:t>
      </w:r>
      <w:r>
        <w:rPr>
          <w:lang w:val="en-US"/>
        </w:rPr>
        <w:t xml:space="preserve">. </w:t>
      </w:r>
    </w:p>
    <w:p w:rsidR="00A81231" w:rsidRDefault="001F11EF">
      <w:pPr>
        <w:pStyle w:val="Heading2"/>
        <w:numPr>
          <w:ilvl w:val="1"/>
          <w:numId w:val="2"/>
        </w:numPr>
      </w:pPr>
      <w:r>
        <w:rPr>
          <w:lang w:val="de-DE"/>
        </w:rPr>
        <w:t>Mat design</w:t>
      </w:r>
    </w:p>
    <w:p w:rsidR="00A81231" w:rsidRDefault="00354953" w:rsidP="00354953">
      <w:pPr>
        <w:pStyle w:val="Body"/>
        <w:ind w:left="28" w:firstLine="681"/>
      </w:pPr>
      <w:r w:rsidRPr="00B103E8">
        <w:rPr>
          <w:noProof/>
          <w:sz w:val="24"/>
        </w:rPr>
        <mc:AlternateContent>
          <mc:Choice Requires="wps">
            <w:drawing>
              <wp:anchor distT="45720" distB="45720" distL="114300" distR="114300" simplePos="0" relativeHeight="251677696" behindDoc="0" locked="0" layoutInCell="1" allowOverlap="1" wp14:anchorId="11D2753B" wp14:editId="51E82562">
                <wp:simplePos x="0" y="0"/>
                <wp:positionH relativeFrom="column">
                  <wp:align>right</wp:align>
                </wp:positionH>
                <wp:positionV relativeFrom="margin">
                  <wp:posOffset>4270176</wp:posOffset>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rsidR="00303BAD" w:rsidRDefault="00303BAD" w:rsidP="009438C2">
                            <w:pPr>
                              <w:jc w:val="center"/>
                            </w:pPr>
                            <w:r w:rsidRPr="00F71943">
                              <w:rPr>
                                <w:noProof/>
                              </w:rPr>
                              <w:drawing>
                                <wp:inline distT="0" distB="0" distL="0" distR="0" wp14:anchorId="08C5B6AB" wp14:editId="23FD781F">
                                  <wp:extent cx="2315531" cy="30911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rsidR="00303BAD" w:rsidRPr="00E1647F" w:rsidRDefault="00303BAD" w:rsidP="00C41804">
                            <w:pPr>
                              <w:pStyle w:val="FootnoteText"/>
                              <w:jc w:val="center"/>
                              <w:rPr>
                                <w:iCs/>
                                <w:sz w:val="16"/>
                                <w:szCs w:val="16"/>
                              </w:rPr>
                            </w:pPr>
                            <w:r w:rsidRPr="00E1647F">
                              <w:rPr>
                                <w:b/>
                                <w:bCs/>
                                <w:iCs/>
                                <w:szCs w:val="18"/>
                              </w:rPr>
                              <w:t xml:space="preserve">Fig. </w:t>
                            </w:r>
                            <w:r>
                              <w:rPr>
                                <w:b/>
                                <w:bCs/>
                                <w:iCs/>
                                <w:szCs w:val="18"/>
                              </w:rPr>
                              <w:t>4</w:t>
                            </w:r>
                            <w:r w:rsidRPr="00E1647F">
                              <w:rPr>
                                <w:iCs/>
                                <w:szCs w:val="18"/>
                              </w:rPr>
                              <w:t xml:space="preserve"> </w:t>
                            </w:r>
                            <w:r w:rsidRPr="00E1647F">
                              <w:rPr>
                                <w:iCs/>
                                <w:szCs w:val="16"/>
                              </w:rPr>
                              <w:t>Sensor topology with heat map</w:t>
                            </w:r>
                          </w:p>
                          <w:p w:rsidR="00303BAD" w:rsidRDefault="00303BAD" w:rsidP="009438C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2753B" id="_x0000_s1028" type="#_x0000_t202" style="position:absolute;left:0;text-align:left;margin-left:173.15pt;margin-top:336.25pt;width:224.35pt;height:264.1pt;z-index:251677696;visibility:visible;mso-wrap-style:square;mso-width-percent:0;mso-height-percent:0;mso-wrap-distance-left:9pt;mso-wrap-distance-top:3.6pt;mso-wrap-distance-right:9pt;mso-wrap-distance-bottom:3.6pt;mso-position-horizontal:righ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" stroked="f">
                <v:textbox>
                  <w:txbxContent>
                    <w:p w:rsidR="00303BAD" w:rsidRDefault="00303BAD" w:rsidP="009438C2">
                      <w:pPr>
                        <w:jc w:val="center"/>
                      </w:pPr>
                      <w:r w:rsidRPr="00F71943">
                        <w:rPr>
                          <w:noProof/>
                        </w:rPr>
                        <w:drawing>
                          <wp:inline distT="0" distB="0" distL="0" distR="0" wp14:anchorId="08C5B6AB" wp14:editId="23FD781F">
                            <wp:extent cx="2315531" cy="30911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rsidR="00303BAD" w:rsidRPr="00E1647F" w:rsidRDefault="00303BAD" w:rsidP="00C41804">
                      <w:pPr>
                        <w:pStyle w:val="FootnoteText"/>
                        <w:jc w:val="center"/>
                        <w:rPr>
                          <w:iCs/>
                          <w:sz w:val="16"/>
                          <w:szCs w:val="16"/>
                        </w:rPr>
                      </w:pPr>
                      <w:r w:rsidRPr="00E1647F">
                        <w:rPr>
                          <w:b/>
                          <w:bCs/>
                          <w:iCs/>
                          <w:szCs w:val="18"/>
                        </w:rPr>
                        <w:t xml:space="preserve">Fig. </w:t>
                      </w:r>
                      <w:r>
                        <w:rPr>
                          <w:b/>
                          <w:bCs/>
                          <w:iCs/>
                          <w:szCs w:val="18"/>
                        </w:rPr>
                        <w:t>4</w:t>
                      </w:r>
                      <w:r w:rsidRPr="00E1647F">
                        <w:rPr>
                          <w:iCs/>
                          <w:szCs w:val="18"/>
                        </w:rPr>
                        <w:t xml:space="preserve"> </w:t>
                      </w:r>
                      <w:r w:rsidRPr="00E1647F">
                        <w:rPr>
                          <w:iCs/>
                          <w:szCs w:val="16"/>
                        </w:rPr>
                        <w:t>Sensor topology with heat map</w:t>
                      </w:r>
                    </w:p>
                    <w:p w:rsidR="00303BAD" w:rsidRDefault="00303BAD" w:rsidP="009438C2">
                      <w:pPr>
                        <w:jc w:val="center"/>
                      </w:pPr>
                    </w:p>
                  </w:txbxContent>
                </v:textbox>
                <w10:wrap type="square" anchory="margin"/>
              </v:shape>
            </w:pict>
          </mc:Fallback>
        </mc:AlternateContent>
      </w:r>
      <w:r w:rsidR="001F11EF">
        <w:rPr>
          <w:lang w:val="en-US"/>
        </w:rPr>
        <w:t xml:space="preserve">Our sensing mat is designed using an array of sensors attached to a thin plastic film under the sheet, making it easy to deploy on the mattress and unobtrusive </w:t>
      </w:r>
      <w:r w:rsidR="001F11EF">
        <w:rPr>
          <w:lang w:val="en-US"/>
        </w:rPr>
        <w:lastRenderedPageBreak/>
        <w:t xml:space="preserve">to users. As shown in Fig. </w:t>
      </w:r>
      <w:r w:rsidR="00C41804">
        <w:rPr>
          <w:lang w:val="en-US"/>
        </w:rPr>
        <w:t>4</w:t>
      </w:r>
      <w:r w:rsidR="001F11EF">
        <w:rPr>
          <w:lang w:val="en-US"/>
        </w:rPr>
        <w:t xml:space="preserve">, a total of </w:t>
      </w:r>
      <w:r w:rsidR="001F11EF">
        <w:rPr>
          <w:i/>
          <w:iCs/>
        </w:rPr>
        <w:t>171</w:t>
      </w:r>
      <w:r w:rsidR="001F11EF">
        <w:rPr>
          <w:lang w:val="en-US"/>
        </w:rPr>
        <w:t xml:space="preserve"> sensors are</w:t>
      </w:r>
      <w:r w:rsidR="006D0807" w:rsidRPr="00101AFF">
        <w:rPr>
          <w:noProof/>
          <w:szCs w:val="18"/>
        </w:rPr>
        <mc:AlternateContent>
          <mc:Choice Requires="wps">
            <w:drawing>
              <wp:anchor distT="45720" distB="45720" distL="114300" distR="114300" simplePos="0" relativeHeight="251681792" behindDoc="0" locked="0" layoutInCell="1" allowOverlap="1" wp14:anchorId="13DD4F27" wp14:editId="2C324BE8">
                <wp:simplePos x="0" y="0"/>
                <wp:positionH relativeFrom="margin">
                  <wp:posOffset>3253693</wp:posOffset>
                </wp:positionH>
                <wp:positionV relativeFrom="page">
                  <wp:posOffset>945709</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6D0807" w:rsidRDefault="006D0807" w:rsidP="006D0807">
                            <w:r w:rsidRPr="005A7EAC">
                              <w:rPr>
                                <w:noProof/>
                              </w:rPr>
                              <w:drawing>
                                <wp:inline distT="0" distB="0" distL="0" distR="0" wp14:anchorId="48B623A2" wp14:editId="0E81EAF3">
                                  <wp:extent cx="2660650" cy="13652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D0807" w:rsidRPr="002B37C9" w:rsidRDefault="006D0807" w:rsidP="006D0807">
                            <w:pPr>
                              <w:rPr>
                                <w:sz w:val="20"/>
                                <w:szCs w:val="20"/>
                              </w:rPr>
                            </w:pPr>
                            <w:r w:rsidRPr="002B37C9">
                              <w:rPr>
                                <w:sz w:val="20"/>
                                <w:szCs w:val="20"/>
                              </w:rPr>
                              <w:t>Figure 6: Bread-boarding and final PCB</w:t>
                            </w: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Pr="004D5AA0" w:rsidRDefault="006D0807" w:rsidP="006D0807">
                            <w:pP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D4F27" id="_x0000_s1029" type="#_x0000_t202" style="position:absolute;left:0;text-align:left;margin-left:256.2pt;margin-top:74.45pt;width:225.25pt;height:128.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MgJQIAACQ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" stroked="f">
                <v:textbox>
                  <w:txbxContent>
                    <w:p w:rsidR="006D0807" w:rsidRDefault="006D0807" w:rsidP="006D0807">
                      <w:r w:rsidRPr="005A7EAC">
                        <w:rPr>
                          <w:noProof/>
                        </w:rPr>
                        <w:drawing>
                          <wp:inline distT="0" distB="0" distL="0" distR="0" wp14:anchorId="48B623A2" wp14:editId="0E81EAF3">
                            <wp:extent cx="2660650" cy="13652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D0807" w:rsidRPr="002B37C9" w:rsidRDefault="006D0807" w:rsidP="006D0807">
                      <w:pPr>
                        <w:rPr>
                          <w:sz w:val="20"/>
                          <w:szCs w:val="20"/>
                        </w:rPr>
                      </w:pPr>
                      <w:r w:rsidRPr="002B37C9">
                        <w:rPr>
                          <w:sz w:val="20"/>
                          <w:szCs w:val="20"/>
                        </w:rPr>
                        <w:t>Figure 6: Bread-boarding and final PCB</w:t>
                      </w: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Default="006D0807" w:rsidP="006D0807">
                      <w:pPr>
                        <w:rPr>
                          <w:b/>
                          <w:bCs/>
                          <w:iCs/>
                          <w:szCs w:val="18"/>
                        </w:rPr>
                      </w:pPr>
                    </w:p>
                    <w:p w:rsidR="006D0807" w:rsidRPr="004D5AA0" w:rsidRDefault="006D0807" w:rsidP="006D0807">
                      <w:pPr>
                        <w:rPr>
                          <w:iCs/>
                        </w:rPr>
                      </w:pPr>
                      <w:r w:rsidRPr="004D5AA0">
                        <w:rPr>
                          <w:b/>
                          <w:bCs/>
                          <w:iCs/>
                          <w:szCs w:val="18"/>
                        </w:rPr>
                        <w:t>Fig. 8</w:t>
                      </w:r>
                      <w:r w:rsidRPr="004D5AA0">
                        <w:rPr>
                          <w:iCs/>
                          <w:szCs w:val="18"/>
                        </w:rPr>
                        <w:t xml:space="preserve"> Bread boarding and PCB</w:t>
                      </w:r>
                    </w:p>
                  </w:txbxContent>
                </v:textbox>
                <w10:wrap type="square" anchorx="margin" anchory="page"/>
              </v:shape>
            </w:pict>
          </mc:Fallback>
        </mc:AlternateContent>
      </w:r>
      <w:r>
        <w:rPr>
          <w:lang w:val="en-US"/>
        </w:rPr>
        <w:t xml:space="preserve"> </w:t>
      </w:r>
      <w:r w:rsidR="001F11EF">
        <w:rPr>
          <w:lang w:val="en-US"/>
        </w:rPr>
        <w:t xml:space="preserve">placed in a </w:t>
      </w:r>
      <w:r w:rsidR="001F11EF">
        <w:rPr>
          <w:i/>
          <w:iCs/>
        </w:rPr>
        <w:t>19x9</w:t>
      </w:r>
      <w:r w:rsidR="001F11EF">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sidR="001F11EF">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sidR="001F11EF">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sidR="001F11EF">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sidR="001F11EF">
        <w:rPr>
          <w:lang w:val="en-US"/>
        </w:rPr>
        <w:t>column of the matrix</w:t>
      </w:r>
      <w:proofErr w:type="gramStart"/>
      <w:r w:rsidR="001F11EF">
        <w:rPr>
          <w:lang w:val="en-US"/>
        </w:rPr>
        <w:t xml:space="preserve">, </w:t>
      </w:r>
      <w:proofErr w:type="gramEnd"/>
      <m:oMath>
        <m:r>
          <w:rPr>
            <w:rFonts w:ascii="Cambria Math" w:hAnsi="Cambria Math"/>
            <w:sz w:val="24"/>
            <w:szCs w:val="24"/>
          </w:rPr>
          <m:t>1≤i≤I,1≤j≤J</m:t>
        </m:r>
      </m:oMath>
      <w:r w:rsidR="001F11EF">
        <w:rPr>
          <w:lang w:val="en-US"/>
        </w:rPr>
        <w:t xml:space="preserve">. The total number of sensors </w:t>
      </w:r>
      <w:proofErr w:type="gramStart"/>
      <w:r w:rsidR="001F11EF">
        <w:rPr>
          <w:lang w:val="en-US"/>
        </w:rPr>
        <w:t xml:space="preserve">is </w:t>
      </w:r>
      <w:proofErr w:type="gramEnd"/>
      <m:oMath>
        <m:r>
          <w:rPr>
            <w:rFonts w:ascii="Cambria Math" w:hAnsi="Cambria Math"/>
            <w:sz w:val="23"/>
            <w:szCs w:val="23"/>
          </w:rPr>
          <m:t>I×J</m:t>
        </m:r>
      </m:oMath>
      <w:r w:rsidR="001F11EF">
        <w:rPr>
          <w:lang w:val="en-US"/>
        </w:rPr>
        <w:t xml:space="preserve">.  The dimensions of the mat are the same as that of a single mattress i.e., </w:t>
      </w:r>
      <w:r w:rsidR="001F11EF">
        <w:rPr>
          <w:i/>
          <w:iCs/>
        </w:rPr>
        <w:t>100 cm by 200 cm</w:t>
      </w:r>
      <w:r w:rsidR="001F11EF">
        <w:rPr>
          <w:lang w:val="en-US"/>
        </w:rPr>
        <w:t xml:space="preserve">. The end-to-end clearance between two sensors is around </w:t>
      </w:r>
      <w:r w:rsidR="001F11EF">
        <w:rPr>
          <w:i/>
          <w:iCs/>
        </w:rPr>
        <w:t>8 cm</w:t>
      </w:r>
      <w:r w:rsidR="001F11EF">
        <w:t xml:space="preserve">. </w:t>
      </w:r>
      <w:r w:rsidR="001F11EF">
        <w:rPr>
          <w:lang w:val="en-US"/>
        </w:rPr>
        <w:t xml:space="preserve">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 without impose any restrictions on the user for the usability of the map. </w:t>
      </w:r>
      <w:r w:rsidR="000F74F6">
        <w:rPr>
          <w:lang w:val="en-US"/>
        </w:rPr>
        <w:t>T</w:t>
      </w:r>
      <w:r w:rsidR="009438C2">
        <w:rPr>
          <w:lang w:val="en-US"/>
        </w:rPr>
        <w:t>wo different plastic layers can 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xml:space="preserve">. The </w:t>
      </w:r>
      <w:proofErr w:type="spellStart"/>
      <w:r w:rsidR="009438C2">
        <w:rPr>
          <w:lang w:val="en-US"/>
        </w:rPr>
        <w:t>Velostat</w:t>
      </w:r>
      <w:proofErr w:type="spellEnd"/>
      <w:r w:rsidR="009438C2">
        <w:rPr>
          <w:lang w:val="en-US"/>
        </w:rPr>
        <w:t xml:space="preserve"> sensor cutouts </w:t>
      </w:r>
      <w:r w:rsidR="0095144D">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-33231</wp:posOffset>
                </wp:positionH>
                <wp:positionV relativeFrom="page">
                  <wp:posOffset>4107648</wp:posOffset>
                </wp:positionV>
                <wp:extent cx="2837815" cy="2569211"/>
                <wp:effectExtent l="0" t="0" r="635" b="2540"/>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569211"/>
                        </a:xfrm>
                        <a:prstGeom prst="rect">
                          <a:avLst/>
                        </a:prstGeom>
                        <a:solidFill>
                          <a:srgbClr val="FFFFFF"/>
                        </a:solidFill>
                        <a:ln w="12700" cap="flat">
                          <a:noFill/>
                          <a:miter lim="400000"/>
                        </a:ln>
                        <a:effectLst/>
                      </wps:spPr>
                      <wps:txbx>
                        <w:txbxContent>
                          <w:p w:rsidR="00303BAD" w:rsidRDefault="00303BAD" w:rsidP="00730B7A">
                            <w:pPr>
                              <w:pStyle w:val="Body"/>
                            </w:pPr>
                            <w:r>
                              <w:rPr>
                                <w:noProof/>
                                <w:lang w:val="en-US" w:eastAsia="en-US"/>
                              </w:rPr>
                              <w:drawing>
                                <wp:inline distT="0" distB="0" distL="0" distR="0" wp14:anchorId="5ABE1314" wp14:editId="48EEDEFA">
                                  <wp:extent cx="2681685" cy="2306241"/>
                                  <wp:effectExtent l="0" t="0" r="0" b="0"/>
                                  <wp:docPr id="35"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681685" cy="2306241"/>
                                          </a:xfrm>
                                          <a:prstGeom prst="rect">
                                            <a:avLst/>
                                          </a:prstGeom>
                                        </pic:spPr>
                                      </pic:pic>
                                    </a:graphicData>
                                  </a:graphic>
                                </wp:inline>
                              </w:drawing>
                            </w:r>
                          </w:p>
                          <w:p w:rsidR="00303BAD" w:rsidRDefault="00303BAD" w:rsidP="00730B7A">
                            <w:pPr>
                              <w:pStyle w:val="Body"/>
                            </w:pPr>
                            <w:r>
                              <w:rPr>
                                <w:b/>
                                <w:bCs/>
                              </w:rPr>
                              <w:t xml:space="preserve">Fig. 5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anchor>
            </w:drawing>
          </mc:Choice>
          <mc:Fallback>
            <w:pict>
              <v:shape w14:anchorId="5B32A5BC" id="_x0000_s1030" type="#_x0000_t202" alt="Text Box 2" style="position:absolute;left:0;text-align:left;margin-left:-2.6pt;margin-top:323.45pt;width:223.45pt;height:202.3pt;z-index:251679744;visibility:visible;mso-wrap-style:square;mso-wrap-distance-left:6.3pt;mso-wrap-distance-top:6.3pt;mso-wrap-distance-right:6.3pt;mso-wrap-distance-bottom:6.3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" stroked="f" strokeweight="1pt">
                <v:stroke miterlimit="4"/>
                <v:textbox inset="1.27mm,1.27mm,1.27mm,1.27mm">
                  <w:txbxContent>
                    <w:p w:rsidR="00303BAD" w:rsidRDefault="00303BAD" w:rsidP="00730B7A">
                      <w:pPr>
                        <w:pStyle w:val="Body"/>
                      </w:pPr>
                      <w:r>
                        <w:rPr>
                          <w:noProof/>
                          <w:lang w:val="en-US" w:eastAsia="en-US"/>
                        </w:rPr>
                        <w:drawing>
                          <wp:inline distT="0" distB="0" distL="0" distR="0" wp14:anchorId="5ABE1314" wp14:editId="48EEDEFA">
                            <wp:extent cx="2681685" cy="2306241"/>
                            <wp:effectExtent l="0" t="0" r="0" b="0"/>
                            <wp:docPr id="35"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681685" cy="2306241"/>
                                    </a:xfrm>
                                    <a:prstGeom prst="rect">
                                      <a:avLst/>
                                    </a:prstGeom>
                                  </pic:spPr>
                                </pic:pic>
                              </a:graphicData>
                            </a:graphic>
                          </wp:inline>
                        </w:drawing>
                      </w:r>
                    </w:p>
                    <w:p w:rsidR="00303BAD" w:rsidRDefault="00303BAD" w:rsidP="00730B7A">
                      <w:pPr>
                        <w:pStyle w:val="Body"/>
                      </w:pPr>
                      <w:r>
                        <w:rPr>
                          <w:b/>
                          <w:bCs/>
                        </w:rPr>
                        <w:t xml:space="preserve">Fig. 5 </w:t>
                      </w:r>
                      <w:r>
                        <w:rPr>
                          <w:lang w:val="en-US"/>
                        </w:rPr>
                        <w:t>Pressure</w:t>
                      </w:r>
                      <w:r>
                        <w:rPr>
                          <w:b/>
                          <w:bCs/>
                        </w:rPr>
                        <w:t xml:space="preserve"> </w:t>
                      </w:r>
                      <w:r>
                        <w:t xml:space="preserve">Sensor mat prototype </w:t>
                      </w:r>
                      <w:r>
                        <w:rPr>
                          <w:b/>
                          <w:bCs/>
                        </w:rPr>
                        <w:t xml:space="preserve"> </w:t>
                      </w:r>
                    </w:p>
                  </w:txbxContent>
                </v:textbox>
                <w10:wrap type="square" anchorx="margin" anchory="page"/>
              </v:shape>
            </w:pict>
          </mc:Fallback>
        </mc:AlternateContent>
      </w:r>
      <w:r w:rsidR="009438C2">
        <w:rPr>
          <w:lang w:val="en-US"/>
        </w:rPr>
        <w:t>were placed on the copper tapes on the bottom plastic shee</w:t>
      </w:r>
      <w:r w:rsidR="000F74F6">
        <w:rPr>
          <w:lang w:val="en-US"/>
        </w:rPr>
        <w:t>t that can be seen in</w:t>
      </w:r>
      <w:r w:rsidR="009438C2">
        <w:rPr>
          <w:lang w:val="en-US"/>
        </w:rPr>
        <w:t xml:space="preserve"> as black dots along the entire stretch of each copper strip</w:t>
      </w:r>
    </w:p>
    <w:p w:rsidR="00A81231" w:rsidRDefault="001F11EF">
      <w:pPr>
        <w:pStyle w:val="Heading2"/>
        <w:numPr>
          <w:ilvl w:val="1"/>
          <w:numId w:val="2"/>
        </w:numPr>
      </w:pPr>
      <w:r>
        <w:t>Data Acquisition</w:t>
      </w:r>
    </w:p>
    <w:p w:rsidR="006D0807" w:rsidRDefault="0095144D" w:rsidP="006D0807">
      <w:pPr>
        <w:pStyle w:val="Body"/>
        <w:ind w:firstLine="709"/>
        <w:rPr>
          <w:lang w:val="en-US"/>
        </w:rPr>
      </w:pPr>
      <w:r>
        <w:rPr>
          <w:lang w:val="en-US"/>
        </w:rPr>
        <w:t xml:space="preserve">The data capture unit comprises a microcontroller and an electronic circuit connected </w:t>
      </w:r>
      <w:proofErr w:type="spellStart"/>
      <w:r>
        <w:rPr>
          <w:lang w:val="en-US"/>
        </w:rPr>
        <w:t>used</w:t>
      </w:r>
      <w:proofErr w:type="spellEnd"/>
      <w:r>
        <w:rPr>
          <w:lang w:val="en-US"/>
        </w:rPr>
        <w:t xml:space="preserve"> to reduce the required pin count as shown in Figure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printed circuit board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 xml:space="preserve">supplying power to </w:t>
      </w:r>
      <w:proofErr w:type="spellStart"/>
      <w:r w:rsidR="006D0807">
        <w:rPr>
          <w:lang w:val="en-US"/>
        </w:rPr>
        <w:t>WiFi</w:t>
      </w:r>
      <w:proofErr w:type="spellEnd"/>
      <w:r w:rsidR="006D0807">
        <w:rPr>
          <w:lang w:val="en-US"/>
        </w:rPr>
        <w:t xml:space="preserve"> module.</w:t>
      </w:r>
      <w:r>
        <w:rPr>
          <w:lang w:val="en-US"/>
        </w:rPr>
        <w:t xml:space="preserve">  </w:t>
      </w:r>
    </w:p>
    <w:p w:rsidR="006D0807" w:rsidRDefault="006D0807" w:rsidP="006D0807">
      <w:pPr>
        <w:pStyle w:val="Body"/>
        <w:ind w:firstLine="709"/>
        <w:rPr>
          <w:lang w:val="en-US"/>
        </w:rPr>
      </w:pPr>
    </w:p>
    <w:p w:rsidR="00A81231" w:rsidRDefault="001F11EF" w:rsidP="006D0807">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analog to digital converter (ADC) are captured by the controller. The same procedure is repeated for all the rows</w:t>
      </w:r>
      <m:oMath>
        <m:r>
          <w:rPr>
            <w:rFonts w:ascii="Cambria Math" w:hAnsi="Cambria Math"/>
            <w:sz w:val="21"/>
            <w:szCs w:val="21"/>
          </w:rPr>
          <m:t>,1≤i≤I</m:t>
        </m:r>
      </m:oMath>
      <w:r>
        <w:rPr>
          <w:lang w:val="en-US"/>
        </w:rPr>
        <w:t xml:space="preserve">, and pressure values of all nodes are captured. This is used to construct the snapshot of the pressure profile of the person at a given instance. </w:t>
      </w:r>
    </w:p>
    <w:p w:rsidR="00A81231" w:rsidRDefault="00A81231">
      <w:pPr>
        <w:pStyle w:val="Body"/>
        <w:ind w:firstLine="709"/>
      </w:pP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 xml:space="preserve">for row </w:t>
            </w:r>
            <w:proofErr w:type="spellStart"/>
            <w:r>
              <w:rPr>
                <w:b/>
                <w:bCs/>
                <w:i/>
                <w:iCs/>
                <w:shd w:val="clear" w:color="auto" w:fill="FFFFFF"/>
                <w:lang w:val="en-US"/>
              </w:rPr>
              <w:t>i</w:t>
            </w:r>
            <w:proofErr w:type="spellEnd"/>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w:t>
            </w:r>
            <w:proofErr w:type="spellStart"/>
            <w:r>
              <w:rPr>
                <w:i/>
                <w:iCs/>
                <w:shd w:val="clear" w:color="auto" w:fill="FFFFFF"/>
                <w:lang w:val="en-US"/>
              </w:rPr>
              <w:t>i</w:t>
            </w:r>
            <w:proofErr w:type="spellEnd"/>
            <w:r>
              <w:rPr>
                <w:i/>
                <w:iCs/>
                <w:shd w:val="clear" w:color="auto" w:fill="FFFFFF"/>
                <w:lang w:val="en-US"/>
              </w:rPr>
              <w:t xml:space="preserve">][j] = </w:t>
            </w:r>
            <w:proofErr w:type="spellStart"/>
            <w:r>
              <w:rPr>
                <w:i/>
                <w:iCs/>
                <w:shd w:val="clear" w:color="auto" w:fill="FFFFFF"/>
                <w:lang w:val="en-US"/>
              </w:rPr>
              <w:t>ADC</w:t>
            </w:r>
            <w:r>
              <w:rPr>
                <w:i/>
                <w:iCs/>
                <w:shd w:val="clear" w:color="auto" w:fill="FFFFFF"/>
                <w:vertAlign w:val="subscript"/>
                <w:lang w:val="en-US"/>
              </w:rPr>
              <w:t>j</w:t>
            </w:r>
            <w:proofErr w:type="spellEnd"/>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Pr="00354953" w:rsidRDefault="006D0807" w:rsidP="00354953">
      <w:pPr>
        <w:pStyle w:val="Body"/>
        <w:ind w:firstLine="709"/>
      </w:pPr>
      <w:r>
        <w:rPr>
          <w:lang w:val="en-US"/>
        </w:rPr>
        <w:t xml:space="preserve">Powering all rows required 19 digital outputs and this was reduced by deploying a shift registers in a daisy-chain configuration essentially creating a single large shift register while using the same common control signals for each chip thus reducing the required IOs. </w:t>
      </w:r>
    </w:p>
    <w:p w:rsidR="00A81231" w:rsidRDefault="004E7596">
      <w:pPr>
        <w:pStyle w:val="Heading2"/>
        <w:numPr>
          <w:ilvl w:val="1"/>
          <w:numId w:val="5"/>
        </w:numPr>
      </w:pPr>
      <w:r>
        <w:rPr>
          <w:noProof/>
          <w:lang w:val="en-US" w:eastAsia="en-US"/>
        </w:rPr>
        <w:lastRenderedPageBreak/>
        <mc:AlternateContent>
          <mc:Choice Requires="wps">
            <w:drawing>
              <wp:anchor distT="80010" distB="80010" distL="80010" distR="80010" simplePos="0" relativeHeight="251683840" behindDoc="0" locked="0" layoutInCell="1" allowOverlap="1" wp14:anchorId="32A93CD9" wp14:editId="21900DAD">
                <wp:simplePos x="0" y="0"/>
                <wp:positionH relativeFrom="column">
                  <wp:posOffset>3185908</wp:posOffset>
                </wp:positionH>
                <wp:positionV relativeFrom="paragraph">
                  <wp:posOffset>10865</wp:posOffset>
                </wp:positionV>
                <wp:extent cx="2889885" cy="3111500"/>
                <wp:effectExtent l="0" t="0" r="5715"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89885" cy="3111500"/>
                        </a:xfrm>
                        <a:prstGeom prst="rect">
                          <a:avLst/>
                        </a:prstGeom>
                        <a:solidFill>
                          <a:srgbClr val="FFFFFF"/>
                        </a:solidFill>
                        <a:ln w="12700" cap="flat">
                          <a:noFill/>
                          <a:miter lim="400000"/>
                        </a:ln>
                        <a:effectLst/>
                      </wps:spPr>
                      <wps:txbx>
                        <w:txbxContent>
                          <w:p w:rsidR="002446D1" w:rsidRDefault="002446D1" w:rsidP="002446D1">
                            <w:pPr>
                              <w:pStyle w:val="Body"/>
                            </w:pPr>
                            <w:r>
                              <w:rPr>
                                <w:noProof/>
                                <w:lang w:val="en-US" w:eastAsia="en-US"/>
                              </w:rPr>
                              <w:drawing>
                                <wp:inline distT="0" distB="0" distL="0" distR="0" wp14:anchorId="097AA173" wp14:editId="40907745">
                                  <wp:extent cx="2798545" cy="2629197"/>
                                  <wp:effectExtent l="0" t="0" r="0" b="0"/>
                                  <wp:docPr id="30"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798545" cy="2629197"/>
                                          </a:xfrm>
                                          <a:prstGeom prst="rect">
                                            <a:avLst/>
                                          </a:prstGeom>
                                        </pic:spPr>
                                      </pic:pic>
                                    </a:graphicData>
                                  </a:graphic>
                                </wp:inline>
                              </w:drawing>
                            </w:r>
                          </w:p>
                          <w:p w:rsidR="002446D1" w:rsidRDefault="002446D1" w:rsidP="004E7596">
                            <w:pPr>
                              <w:pStyle w:val="Body"/>
                            </w:pPr>
                            <w:r>
                              <w:rPr>
                                <w:b/>
                                <w:bCs/>
                              </w:rPr>
                              <w:t xml:space="preserve">Fig. </w:t>
                            </w:r>
                            <w:r w:rsidR="004E7596">
                              <w:rPr>
                                <w:b/>
                                <w:bCs/>
                              </w:rPr>
                              <w:t>8</w:t>
                            </w:r>
                            <w:r>
                              <w:rPr>
                                <w:lang w:val="en-US"/>
                              </w:rPr>
                              <w:t xml:space="preserve"> Categorical heat map images generated from the pressure readings. </w:t>
                            </w:r>
                          </w:p>
                        </w:txbxContent>
                      </wps:txbx>
                      <wps:bodyPr wrap="square" lIns="45719" tIns="45719" rIns="45719" bIns="45719" numCol="1" anchor="t">
                        <a:noAutofit/>
                      </wps:bodyPr>
                    </wps:wsp>
                  </a:graphicData>
                </a:graphic>
              </wp:anchor>
            </w:drawing>
          </mc:Choice>
          <mc:Fallback>
            <w:pict>
              <v:shape w14:anchorId="32A93CD9" id="_x0000_s1031" type="#_x0000_t202" alt="Text Box 2" style="position:absolute;left:0;text-align:left;margin-left:250.85pt;margin-top:.85pt;width:227.55pt;height:245pt;z-index:251683840;visibility:visible;mso-wrap-style:square;mso-wrap-distance-left:6.3pt;mso-wrap-distance-top:6.3pt;mso-wrap-distance-right:6.3pt;mso-wrap-distance-bottom:6.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" stroked="f" strokeweight="1pt">
                <v:stroke miterlimit="4"/>
                <v:textbox inset="1.27mm,1.27mm,1.27mm,1.27mm">
                  <w:txbxContent>
                    <w:p w:rsidR="002446D1" w:rsidRDefault="002446D1" w:rsidP="002446D1">
                      <w:pPr>
                        <w:pStyle w:val="Body"/>
                      </w:pPr>
                      <w:r>
                        <w:rPr>
                          <w:noProof/>
                          <w:lang w:val="en-US" w:eastAsia="en-US"/>
                        </w:rPr>
                        <w:drawing>
                          <wp:inline distT="0" distB="0" distL="0" distR="0" wp14:anchorId="097AA173" wp14:editId="40907745">
                            <wp:extent cx="2798545" cy="2629197"/>
                            <wp:effectExtent l="0" t="0" r="0" b="0"/>
                            <wp:docPr id="30"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798545" cy="2629197"/>
                                    </a:xfrm>
                                    <a:prstGeom prst="rect">
                                      <a:avLst/>
                                    </a:prstGeom>
                                  </pic:spPr>
                                </pic:pic>
                              </a:graphicData>
                            </a:graphic>
                          </wp:inline>
                        </w:drawing>
                      </w:r>
                    </w:p>
                    <w:p w:rsidR="002446D1" w:rsidRDefault="002446D1" w:rsidP="004E7596">
                      <w:pPr>
                        <w:pStyle w:val="Body"/>
                      </w:pPr>
                      <w:r>
                        <w:rPr>
                          <w:b/>
                          <w:bCs/>
                        </w:rPr>
                        <w:t xml:space="preserve">Fig. </w:t>
                      </w:r>
                      <w:r w:rsidR="004E7596">
                        <w:rPr>
                          <w:b/>
                          <w:bCs/>
                        </w:rPr>
                        <w:t>8</w:t>
                      </w:r>
                      <w:r>
                        <w:rPr>
                          <w:lang w:val="en-US"/>
                        </w:rPr>
                        <w:t xml:space="preserve"> Categorical heat map images generated from the pressure readings. </w:t>
                      </w:r>
                    </w:p>
                  </w:txbxContent>
                </v:textbox>
                <w10:wrap type="square"/>
              </v:shape>
            </w:pict>
          </mc:Fallback>
        </mc:AlternateContent>
      </w:r>
      <w:r w:rsidR="001F11EF">
        <w:rPr>
          <w:lang w:val="en-US"/>
        </w:rPr>
        <w:t>Posture Recognition</w:t>
      </w:r>
    </w:p>
    <w:p w:rsidR="00A81231" w:rsidRDefault="004E7596">
      <w:pPr>
        <w:pStyle w:val="ListParagraph"/>
        <w:ind w:left="28" w:firstLine="692"/>
      </w:pPr>
      <w:r>
        <w:rPr>
          <w:noProof/>
        </w:rPr>
        <mc:AlternateContent>
          <mc:Choice Requires="wps">
            <w:drawing>
              <wp:anchor distT="45720" distB="45720" distL="114300" distR="114300" simplePos="0" relativeHeight="251687936" behindDoc="0" locked="0" layoutInCell="1" allowOverlap="1" wp14:anchorId="09536AA0" wp14:editId="602E4507">
                <wp:simplePos x="0" y="0"/>
                <wp:positionH relativeFrom="margin">
                  <wp:posOffset>-33659</wp:posOffset>
                </wp:positionH>
                <wp:positionV relativeFrom="paragraph">
                  <wp:posOffset>1230704</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rsidR="004E7596" w:rsidRDefault="004E7596" w:rsidP="004E7596">
                            <w:r>
                              <w:rPr>
                                <w:noProof/>
                              </w:rPr>
                              <w:drawing>
                                <wp:inline distT="0" distB="0" distL="0" distR="0" wp14:anchorId="29FDDDE5" wp14:editId="0B365A55">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4E7596" w:rsidRPr="001A458D" w:rsidRDefault="004E7596" w:rsidP="004E7596">
                            <w:pPr>
                              <w:rPr>
                                <w:iCs/>
                              </w:rPr>
                            </w:pPr>
                            <w:r w:rsidRPr="001A458D">
                              <w:rPr>
                                <w:b/>
                                <w:bCs/>
                                <w:iCs/>
                                <w:szCs w:val="18"/>
                              </w:rPr>
                              <w:t>Fig.</w:t>
                            </w:r>
                            <w:r>
                              <w:rPr>
                                <w:b/>
                                <w:bCs/>
                                <w:iCs/>
                                <w:szCs w:val="18"/>
                              </w:rPr>
                              <w:t xml:space="preserve"> 7</w:t>
                            </w:r>
                            <w:r w:rsidRPr="001A458D">
                              <w:rPr>
                                <w:iCs/>
                                <w:szCs w:val="18"/>
                              </w:rPr>
                              <w:t xml:space="preserve"> </w:t>
                            </w:r>
                            <w:r>
                              <w:rPr>
                                <w:iCs/>
                              </w:rPr>
                              <w:t>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6AA0" id="_x0000_s1032" type="#_x0000_t202" style="position:absolute;left:0;text-align:left;margin-left:-2.65pt;margin-top:96.9pt;width:224.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" stroked="f">
                <v:textbox style="mso-fit-shape-to-text:t">
                  <w:txbxContent>
                    <w:p w:rsidR="004E7596" w:rsidRDefault="004E7596" w:rsidP="004E7596">
                      <w:r>
                        <w:rPr>
                          <w:noProof/>
                        </w:rPr>
                        <w:drawing>
                          <wp:inline distT="0" distB="0" distL="0" distR="0" wp14:anchorId="29FDDDE5" wp14:editId="0B365A55">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4E7596" w:rsidRPr="001A458D" w:rsidRDefault="004E7596" w:rsidP="004E7596">
                      <w:pPr>
                        <w:rPr>
                          <w:iCs/>
                        </w:rPr>
                      </w:pPr>
                      <w:r w:rsidRPr="001A458D">
                        <w:rPr>
                          <w:b/>
                          <w:bCs/>
                          <w:iCs/>
                          <w:szCs w:val="18"/>
                        </w:rPr>
                        <w:t>Fig.</w:t>
                      </w:r>
                      <w:r>
                        <w:rPr>
                          <w:b/>
                          <w:bCs/>
                          <w:iCs/>
                          <w:szCs w:val="18"/>
                        </w:rPr>
                        <w:t xml:space="preserve"> 7</w:t>
                      </w:r>
                      <w:r w:rsidRPr="001A458D">
                        <w:rPr>
                          <w:iCs/>
                          <w:szCs w:val="18"/>
                        </w:rPr>
                        <w:t xml:space="preserve"> </w:t>
                      </w:r>
                      <w:r>
                        <w:rPr>
                          <w:iCs/>
                        </w:rPr>
                        <w:t>Identifiable sleep postures</w:t>
                      </w:r>
                    </w:p>
                  </w:txbxContent>
                </v:textbox>
                <w10:wrap type="square" anchorx="margin"/>
              </v:shape>
            </w:pict>
          </mc:Fallback>
        </mc:AlternateContent>
      </w:r>
      <w:r w:rsidR="001F11EF">
        <w:t>We identify six different cases based on positions a user could be in when on the mat. These positions are identified as “Face Up”, “Facedown”, “Right Lateral”, “Left Lateral”, “Unoccupied” and “Closer to the Edge” as shown in Fig. 10. The closer to the edge case will alert the caregiver through the Android application</w:t>
      </w:r>
      <w:r w:rsidR="001F11EF">
        <w:rPr>
          <w:lang w:val="fr-FR"/>
        </w:rPr>
        <w:t xml:space="preserve"> (</w:t>
      </w:r>
      <w:proofErr w:type="spellStart"/>
      <w:r w:rsidR="001F11EF">
        <w:rPr>
          <w:lang w:val="fr-FR"/>
        </w:rPr>
        <w:t>we</w:t>
      </w:r>
      <w:proofErr w:type="spellEnd"/>
      <w:r w:rsidR="001F11EF">
        <w:rPr>
          <w:lang w:val="fr-FR"/>
        </w:rPr>
        <w:t xml:space="preserve"> need to mention the </w:t>
      </w:r>
      <w:proofErr w:type="spellStart"/>
      <w:r w:rsidR="001F11EF">
        <w:rPr>
          <w:lang w:val="fr-FR"/>
        </w:rPr>
        <w:t>name</w:t>
      </w:r>
      <w:proofErr w:type="spellEnd"/>
      <w:r w:rsidR="001F11EF">
        <w:rPr>
          <w:lang w:val="fr-FR"/>
        </w:rPr>
        <w:t xml:space="preserve"> of the </w:t>
      </w:r>
      <w:proofErr w:type="spellStart"/>
      <w:r w:rsidR="001F11EF">
        <w:rPr>
          <w:lang w:val="fr-FR"/>
        </w:rPr>
        <w:t>app</w:t>
      </w:r>
      <w:proofErr w:type="spellEnd"/>
      <w:r w:rsidR="001F11EF">
        <w:rPr>
          <w:lang w:val="fr-FR"/>
        </w:rPr>
        <w:t xml:space="preserve"> </w:t>
      </w:r>
      <w:proofErr w:type="spellStart"/>
      <w:r w:rsidR="001F11EF">
        <w:rPr>
          <w:lang w:val="fr-FR"/>
        </w:rPr>
        <w:t>maybe</w:t>
      </w:r>
      <w:proofErr w:type="spellEnd"/>
      <w:r w:rsidR="001F11EF">
        <w:rPr>
          <w:lang w:val="fr-FR"/>
        </w:rPr>
        <w:t>)</w:t>
      </w:r>
      <w:r w:rsidR="001F11EF">
        <w:t xml:space="preserve"> that someone may fall off the bed. </w:t>
      </w:r>
    </w:p>
    <w:p w:rsidR="004E7596" w:rsidRDefault="004E7596">
      <w:pPr>
        <w:pStyle w:val="ListParagraph"/>
        <w:ind w:left="28" w:firstLine="692"/>
      </w:pPr>
    </w:p>
    <w:p w:rsidR="00A81231" w:rsidRDefault="004E7596" w:rsidP="00613BAE">
      <w:pPr>
        <w:pStyle w:val="Body"/>
        <w:ind w:firstLine="28"/>
        <w:rPr>
          <w:lang w:val="en-US"/>
        </w:rPr>
      </w:pPr>
      <w:r>
        <w:rPr>
          <w:noProof/>
          <w:sz w:val="18"/>
          <w:szCs w:val="18"/>
          <w:lang w:val="en-US" w:eastAsia="en-US"/>
        </w:rPr>
        <mc:AlternateContent>
          <mc:Choice Requires="wps">
            <w:drawing>
              <wp:anchor distT="80010" distB="80010" distL="80010" distR="80010" simplePos="0" relativeHeight="251685888" behindDoc="0" locked="0" layoutInCell="1" allowOverlap="1" wp14:anchorId="58918615" wp14:editId="61D1A7EC">
                <wp:simplePos x="0" y="0"/>
                <wp:positionH relativeFrom="margin">
                  <wp:posOffset>3228967</wp:posOffset>
                </wp:positionH>
                <wp:positionV relativeFrom="margin">
                  <wp:posOffset>6261045</wp:posOffset>
                </wp:positionV>
                <wp:extent cx="2882900" cy="1558925"/>
                <wp:effectExtent l="0" t="0" r="0" b="3175"/>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82900" cy="1558925"/>
                        </a:xfrm>
                        <a:prstGeom prst="rect">
                          <a:avLst/>
                        </a:prstGeom>
                        <a:solidFill>
                          <a:srgbClr val="FFFFFF"/>
                        </a:solid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2446D1" w:rsidRDefault="002446D1" w:rsidP="002446D1">
                            <w:pPr>
                              <w:pStyle w:val="Body"/>
                              <w:jc w:val="center"/>
                            </w:pPr>
                            <w:r>
                              <w:rPr>
                                <w:noProof/>
                                <w:lang w:val="en-US" w:eastAsia="en-US"/>
                              </w:rPr>
                              <w:drawing>
                                <wp:inline distT="0" distB="0" distL="0" distR="0" wp14:anchorId="19CFF45D" wp14:editId="59DE5605">
                                  <wp:extent cx="2997594" cy="1133183"/>
                                  <wp:effectExtent l="0" t="0" r="0" b="0"/>
                                  <wp:docPr id="36"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36790" cy="1148000"/>
                                          </a:xfrm>
                                          <a:prstGeom prst="rect">
                                            <a:avLst/>
                                          </a:prstGeom>
                                        </pic:spPr>
                                      </pic:pic>
                                    </a:graphicData>
                                  </a:graphic>
                                </wp:inline>
                              </w:drawing>
                            </w:r>
                          </w:p>
                          <w:p w:rsidR="00613BAE" w:rsidRDefault="00613BAE" w:rsidP="00623C4B">
                            <w:pPr>
                              <w:pStyle w:val="Body"/>
                              <w:rPr>
                                <w:b/>
                                <w:bCs/>
                              </w:rPr>
                            </w:pPr>
                          </w:p>
                          <w:p w:rsidR="002446D1" w:rsidRDefault="002446D1" w:rsidP="00623C4B">
                            <w:pPr>
                              <w:pStyle w:val="Body"/>
                            </w:pPr>
                            <w:r>
                              <w:rPr>
                                <w:b/>
                                <w:bCs/>
                              </w:rPr>
                              <w:t xml:space="preserve">Fig. </w:t>
                            </w:r>
                            <w:r w:rsidR="004E7596">
                              <w:rPr>
                                <w:b/>
                                <w:bCs/>
                              </w:rPr>
                              <w:t>9</w:t>
                            </w:r>
                            <w:r>
                              <w:rPr>
                                <w:lang w:val="en-US"/>
                              </w:rPr>
                              <w:t xml:space="preserve"> CNN process in TensorFlow</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8918615" id="_x0000_s1033" type="#_x0000_t202" alt="Text Box 2" style="position:absolute;left:0;text-align:left;margin-left:254.25pt;margin-top:493pt;width:227pt;height:122.75pt;z-index:251685888;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" stroked="f" strokeweight="1pt">
                <v:stroke miterlimit="4"/>
                <v:textbox inset="1.27mm,1.27mm,1.27mm,1.27mm">
                  <w:txbxContent>
                    <w:p w:rsidR="002446D1" w:rsidRDefault="002446D1" w:rsidP="002446D1">
                      <w:pPr>
                        <w:pStyle w:val="Body"/>
                        <w:jc w:val="center"/>
                      </w:pPr>
                      <w:r>
                        <w:rPr>
                          <w:noProof/>
                          <w:lang w:val="en-US" w:eastAsia="en-US"/>
                        </w:rPr>
                        <w:drawing>
                          <wp:inline distT="0" distB="0" distL="0" distR="0" wp14:anchorId="19CFF45D" wp14:editId="59DE5605">
                            <wp:extent cx="2997594" cy="1133183"/>
                            <wp:effectExtent l="0" t="0" r="0" b="0"/>
                            <wp:docPr id="36"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36790" cy="1148000"/>
                                    </a:xfrm>
                                    <a:prstGeom prst="rect">
                                      <a:avLst/>
                                    </a:prstGeom>
                                  </pic:spPr>
                                </pic:pic>
                              </a:graphicData>
                            </a:graphic>
                          </wp:inline>
                        </w:drawing>
                      </w:r>
                    </w:p>
                    <w:p w:rsidR="00613BAE" w:rsidRDefault="00613BAE" w:rsidP="00623C4B">
                      <w:pPr>
                        <w:pStyle w:val="Body"/>
                        <w:rPr>
                          <w:b/>
                          <w:bCs/>
                        </w:rPr>
                      </w:pPr>
                    </w:p>
                    <w:p w:rsidR="002446D1" w:rsidRDefault="002446D1" w:rsidP="00623C4B">
                      <w:pPr>
                        <w:pStyle w:val="Body"/>
                      </w:pPr>
                      <w:r>
                        <w:rPr>
                          <w:b/>
                          <w:bCs/>
                        </w:rPr>
                        <w:t xml:space="preserve">Fig. </w:t>
                      </w:r>
                      <w:r w:rsidR="004E7596">
                        <w:rPr>
                          <w:b/>
                          <w:bCs/>
                        </w:rPr>
                        <w:t>9</w:t>
                      </w:r>
                      <w:r>
                        <w:rPr>
                          <w:lang w:val="en-US"/>
                        </w:rPr>
                        <w:t xml:space="preserve"> CNN process in TensorFlow</w:t>
                      </w:r>
                    </w:p>
                  </w:txbxContent>
                </v:textbox>
                <w10:wrap type="square" anchorx="margin" anchory="margin"/>
              </v:shape>
            </w:pict>
          </mc:Fallback>
        </mc:AlternateContent>
      </w:r>
      <w:r w:rsidR="00613BAE">
        <w:rPr>
          <w:lang w:val="en-US"/>
        </w:rPr>
        <w:t>T</w:t>
      </w:r>
      <w:r w:rsidR="001F11EF">
        <w:rPr>
          <w:lang w:val="en-US"/>
        </w:rPr>
        <w:t>he categorical heat map images generated from the pressure readings</w:t>
      </w:r>
      <w:r w:rsidR="00613BAE">
        <w:rPr>
          <w:lang w:val="en-US"/>
        </w:rPr>
        <w:t xml:space="preserve"> </w:t>
      </w:r>
      <w:r w:rsidR="00613BAE">
        <w:rPr>
          <w:lang w:val="en-US"/>
        </w:rPr>
        <w:t>Figure 7 shows</w:t>
      </w:r>
      <w:r w:rsidR="001F11EF">
        <w:rPr>
          <w:lang w:val="en-US"/>
        </w:rPr>
        <w:t>.</w:t>
      </w:r>
      <w:r w:rsidR="001F11EF">
        <w:rPr>
          <w:lang w:val="en-US"/>
        </w:rPr>
        <w:t xml:space="preserve"> Each colored square represents pressure sensor and it has color which is based on the magnitude of the pressure applied to the FSRs. The brighter color (yellow) indicates the highest pressure. </w:t>
      </w:r>
      <w:r w:rsidR="00686A07">
        <w:rPr>
          <w:lang w:val="en-US"/>
        </w:rPr>
        <w:t xml:space="preserve">The data stored </w:t>
      </w:r>
      <w:r w:rsidR="001F11EF">
        <w:rPr>
          <w:lang w:val="en-US"/>
        </w:rPr>
        <w:t>in the database</w:t>
      </w:r>
      <w:del w:id="6" w:author="issam maaz" w:date="2020-08-03T18:28:00Z">
        <w:r w:rsidR="001F11EF">
          <w:delText xml:space="preserve"> by NodeJS</w:delText>
        </w:r>
      </w:del>
      <w:r w:rsidR="00686A07">
        <w:t xml:space="preserve"> is </w:t>
      </w:r>
      <w:proofErr w:type="spellStart"/>
      <w:r w:rsidR="001F11EF">
        <w:rPr>
          <w:lang w:val="fr-FR"/>
        </w:rPr>
        <w:t>classified</w:t>
      </w:r>
      <w:proofErr w:type="spellEnd"/>
      <w:r w:rsidR="001F11EF">
        <w:rPr>
          <w:lang w:val="fr-FR"/>
        </w:rPr>
        <w:t xml:space="preserve"> </w:t>
      </w:r>
      <w:proofErr w:type="spellStart"/>
      <w:r w:rsidR="001F11EF">
        <w:rPr>
          <w:lang w:val="fr-FR"/>
        </w:rPr>
        <w:t>using</w:t>
      </w:r>
      <w:proofErr w:type="spellEnd"/>
      <w:r w:rsidR="001F11EF">
        <w:rPr>
          <w:lang w:val="fr-FR"/>
        </w:rPr>
        <w:t xml:space="preserve"> </w:t>
      </w:r>
      <w:r w:rsidR="001F11EF">
        <w:rPr>
          <w:i/>
          <w:iCs/>
          <w:lang w:val="en-US"/>
        </w:rPr>
        <w:t>TensorFlow</w:t>
      </w:r>
      <w:r w:rsidR="00794F7D">
        <w:rPr>
          <w:i/>
          <w:iCs/>
          <w:lang w:val="en-US"/>
        </w:rPr>
        <w:t xml:space="preserve"> </w:t>
      </w:r>
      <w:r w:rsidR="00794F7D">
        <w:rPr>
          <w:lang w:val="en-US"/>
        </w:rPr>
        <w:t xml:space="preserve">and </w:t>
      </w:r>
      <w:r w:rsidR="001F11EF">
        <w:rPr>
          <w:lang w:val="en-US"/>
        </w:rPr>
        <w:t xml:space="preserve">sleep posture </w:t>
      </w:r>
      <w:r w:rsidR="00794F7D">
        <w:rPr>
          <w:lang w:val="en-US"/>
        </w:rPr>
        <w:t>is predicted</w:t>
      </w:r>
      <w:r w:rsidR="001F11EF">
        <w:rPr>
          <w:lang w:val="en-US"/>
        </w:rPr>
        <w:t xml:space="preserve">. A new piece of data is classified when the python script reads a flag set in a text file that is edited by </w:t>
      </w:r>
      <w:proofErr w:type="spellStart"/>
      <w:r w:rsidR="001F11EF">
        <w:rPr>
          <w:lang w:val="en-US"/>
        </w:rPr>
        <w:t>NodeJS</w:t>
      </w:r>
      <w:proofErr w:type="spellEnd"/>
      <w:r w:rsidR="001F11EF">
        <w:rPr>
          <w:lang w:val="en-US"/>
        </w:rPr>
        <w:t xml:space="preserve">. This was to ensure that python script was not continuously polling the database. A method that allows us to start the Python script from the </w:t>
      </w:r>
      <w:proofErr w:type="spellStart"/>
      <w:r w:rsidR="001F11EF">
        <w:rPr>
          <w:lang w:val="en-US"/>
        </w:rPr>
        <w:t>NodeJS</w:t>
      </w:r>
      <w:proofErr w:type="spellEnd"/>
      <w:r w:rsidR="001F11EF">
        <w:rPr>
          <w:lang w:val="en-US"/>
        </w:rPr>
        <w:t xml:space="preserve"> was also tested</w:t>
      </w:r>
      <w:r w:rsidR="001F11EF">
        <w:rPr>
          <w:lang w:val="fr-FR"/>
        </w:rPr>
        <w:t xml:space="preserve"> (I believe </w:t>
      </w:r>
      <w:proofErr w:type="spellStart"/>
      <w:r w:rsidR="001F11EF">
        <w:rPr>
          <w:lang w:val="fr-FR"/>
        </w:rPr>
        <w:t>this</w:t>
      </w:r>
      <w:proofErr w:type="spellEnd"/>
      <w:r w:rsidR="001F11EF">
        <w:rPr>
          <w:lang w:val="fr-FR"/>
        </w:rPr>
        <w:t xml:space="preserve"> part </w:t>
      </w:r>
      <w:proofErr w:type="spellStart"/>
      <w:r w:rsidR="001F11EF">
        <w:rPr>
          <w:lang w:val="fr-FR"/>
        </w:rPr>
        <w:t>should</w:t>
      </w:r>
      <w:proofErr w:type="spellEnd"/>
      <w:r w:rsidR="001F11EF">
        <w:rPr>
          <w:lang w:val="fr-FR"/>
        </w:rPr>
        <w:t xml:space="preserve"> </w:t>
      </w:r>
      <w:proofErr w:type="spellStart"/>
      <w:r w:rsidR="001F11EF">
        <w:rPr>
          <w:lang w:val="fr-FR"/>
        </w:rPr>
        <w:t>be</w:t>
      </w:r>
      <w:proofErr w:type="spellEnd"/>
      <w:r w:rsidR="001F11EF">
        <w:rPr>
          <w:lang w:val="fr-FR"/>
        </w:rPr>
        <w:t xml:space="preserve"> </w:t>
      </w:r>
      <w:proofErr w:type="spellStart"/>
      <w:r w:rsidR="001F11EF">
        <w:rPr>
          <w:lang w:val="fr-FR"/>
        </w:rPr>
        <w:t>removed</w:t>
      </w:r>
      <w:proofErr w:type="spellEnd"/>
      <w:r w:rsidR="001F11EF">
        <w:rPr>
          <w:lang w:val="fr-FR"/>
        </w:rPr>
        <w:t>)</w:t>
      </w:r>
      <w:r w:rsidR="001F11EF">
        <w:rPr>
          <w:lang w:val="en-US"/>
        </w:rPr>
        <w:t xml:space="preserve">. However, it was found that it was not the optimal way of classifying data as the Python script will restart every time and was not able to classify data in the given time because the restart of the script will also restart the </w:t>
      </w:r>
      <w:r w:rsidR="001F11EF">
        <w:rPr>
          <w:i/>
          <w:iCs/>
          <w:lang w:val="en-US"/>
        </w:rPr>
        <w:t>TensorFlow</w:t>
      </w:r>
      <w:r w:rsidR="001F11EF">
        <w:rPr>
          <w:lang w:val="en-US"/>
        </w:rPr>
        <w:t xml:space="preserve"> session which creates a significant delay to start. Whenever the server updates the table with new data, the Python script begins to classify it. </w:t>
      </w:r>
    </w:p>
    <w:p w:rsidR="00A81231" w:rsidRDefault="001F11EF">
      <w:pPr>
        <w:pStyle w:val="Body"/>
        <w:ind w:firstLine="388"/>
        <w:rPr>
          <w:lang w:val="en-US"/>
        </w:rPr>
      </w:pPr>
      <w:r>
        <w:rPr>
          <w:lang w:val="en-US"/>
        </w:rPr>
        <w:t xml:space="preserve">This is an image recognition problem and deep learning, specifically Convolutional Neural Networks (CNN), is an effective tool to solve this problem. We make us of </w:t>
      </w:r>
      <w:r>
        <w:rPr>
          <w:i/>
          <w:iCs/>
          <w:lang w:val="en-US"/>
        </w:rPr>
        <w:t>TensorFlow</w:t>
      </w:r>
      <w:r>
        <w:rPr>
          <w:lang w:val="en-US"/>
        </w:rPr>
        <w:t xml:space="preserve">, an open source artificial intelligence library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 channels and all images have some aspect ratio. From the 200 collected images for each case, we filtered out the images that were either similar with other cases or were difficult to classify. This was due to the resolution of the mat. Instead of creating whole model again, we retrained existing model with our own data. We adapt a pre-trained network for other classification based on </w:t>
      </w:r>
      <w:r>
        <w:rPr>
          <w:i/>
          <w:iCs/>
          <w:lang w:val="en-US"/>
        </w:rPr>
        <w:t>TensorFlow</w:t>
      </w:r>
      <w:r>
        <w:rPr>
          <w:lang w:val="en-US"/>
        </w:rPr>
        <w:t xml:space="preserve"> Hub module that computes image feature vectors. </w:t>
      </w:r>
      <w:r w:rsidR="00482062">
        <w:t xml:space="preserve">The Inception V3 model that is used by TensorFlow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TensorFlow, as the training dataset is not needed after the graph file is produced. </w:t>
      </w:r>
      <w:bookmarkStart w:id="7" w:name="_GoBack"/>
      <w:bookmarkEnd w:id="7"/>
      <w:r>
        <w:rPr>
          <w:lang w:val="en-US"/>
        </w:rPr>
        <w:t xml:space="preserve">By default, it uses the feature vectors computed by Inception V3 (CNN) </w:t>
      </w:r>
      <w:r>
        <w:rPr>
          <w:lang w:val="en-US"/>
        </w:rPr>
        <w:lastRenderedPageBreak/>
        <w:t xml:space="preserve">trained on ImageNet. The training usually took around 10 to 15 minutes depending on the size of the data. Graph file generated from the training session was then transferred to the server and used in a </w:t>
      </w:r>
      <w:r>
        <w:rPr>
          <w:i/>
          <w:iCs/>
          <w:lang w:val="en-US"/>
        </w:rPr>
        <w:t>TensorFlow</w:t>
      </w:r>
      <w:r>
        <w:rPr>
          <w:lang w:val="en-US"/>
        </w:rPr>
        <w:t xml:space="preserve"> session for classifying postures.</w:t>
      </w:r>
    </w:p>
    <w:p w:rsidR="00A81231" w:rsidRDefault="001F11EF">
      <w:pPr>
        <w:pStyle w:val="Body"/>
        <w:ind w:firstLine="388"/>
      </w:pPr>
      <w:r>
        <w:rPr>
          <w:lang w:val="en-US"/>
        </w:rPr>
        <w:t xml:space="preserve">The process image classification using </w:t>
      </w:r>
      <w:r>
        <w:rPr>
          <w:i/>
          <w:iCs/>
          <w:lang w:val="en-US"/>
        </w:rPr>
        <w:t>TensorFlow</w:t>
      </w:r>
      <w:r>
        <w:rPr>
          <w:lang w:val="en-US"/>
        </w:rPr>
        <w:t xml:space="preserve"> is shown in Fig. 12. First, we pre-process data to generate the input of the neural network. Then, we reshape input and create a convolutional layer, followed by the creation of a pooling layer. Above step is process is repeated multiple times to create the multiple convolution and pooling layers. The output of convolution and pooling layers is flattened before feeding it to the fully connected layer. A fully connected layer is created and an activation is also added. Lastly, a final layer for class prediction is created and weights and biases are stored using </w:t>
      </w:r>
      <w:r>
        <w:rPr>
          <w:i/>
          <w:iCs/>
          <w:lang w:val="en-US"/>
        </w:rPr>
        <w:t>TensorFlow</w:t>
      </w:r>
      <w:r>
        <w:rPr>
          <w:lang w:val="it-IT"/>
        </w:rPr>
        <w:t xml:space="preserve"> variables.</w:t>
      </w:r>
    </w:p>
    <w:p w:rsidR="00A81231" w:rsidRDefault="001F11EF">
      <w:pPr>
        <w:pStyle w:val="Heading2"/>
        <w:numPr>
          <w:ilvl w:val="1"/>
          <w:numId w:val="2"/>
        </w:numPr>
      </w:pPr>
      <w:r>
        <w:t>Mobile Application</w:t>
      </w:r>
    </w:p>
    <w:p w:rsidR="00A81231" w:rsidRDefault="001F11EF" w:rsidP="00623C4B">
      <w:pPr>
        <w:pStyle w:val="Body"/>
        <w:ind w:firstLine="720"/>
      </w:pPr>
      <w:r>
        <w:rPr>
          <w:lang w:val="en-US"/>
        </w:rPr>
        <w:t xml:space="preserve">The final stage of our solution was to display the processed data to the user using a smartphone. The Android application then provides the processed information to the end user. The information provided is </w:t>
      </w:r>
      <w:r w:rsidR="00623C4B">
        <w:rPr>
          <w:lang w:val="en-US"/>
        </w:rPr>
        <w:t>t</w:t>
      </w:r>
      <w:r>
        <w:rPr>
          <w:lang w:val="en-US"/>
        </w:rPr>
        <w:t xml:space="preserve">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significant amount of time, a bed sore alert is generated for the caregiver so that they can attend the patient and help change their posture. Bed unoccupied alert is generated when the user leaves the bed which is </w:t>
      </w:r>
      <w:r w:rsidR="00354953">
        <w:rPr>
          <w:noProof/>
          <w:sz w:val="24"/>
          <w:szCs w:val="24"/>
          <w:lang w:val="en-US" w:eastAsia="en-US"/>
        </w:rPr>
        <mc:AlternateContent>
          <mc:Choice Requires="wps">
            <w:drawing>
              <wp:anchor distT="80010" distB="80010" distL="80010" distR="80010" simplePos="0" relativeHeight="251663360" behindDoc="0" locked="0" layoutInCell="1" allowOverlap="1">
                <wp:simplePos x="0" y="0"/>
                <wp:positionH relativeFrom="margin">
                  <wp:posOffset>-635</wp:posOffset>
                </wp:positionH>
                <wp:positionV relativeFrom="line">
                  <wp:posOffset>289459</wp:posOffset>
                </wp:positionV>
                <wp:extent cx="2954020" cy="1821815"/>
                <wp:effectExtent l="0" t="0" r="0" b="6985"/>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954020" cy="1821815"/>
                        </a:xfrm>
                        <a:prstGeom prst="rect">
                          <a:avLst/>
                        </a:prstGeom>
                        <a:solidFill>
                          <a:srgbClr val="FFFFFF"/>
                        </a:solidFill>
                        <a:ln w="12700" cap="flat">
                          <a:noFill/>
                          <a:miter lim="400000"/>
                        </a:ln>
                        <a:effectLst/>
                      </wps:spPr>
                      <wps:txbx>
                        <w:txbxContent>
                          <w:p w:rsidR="00303BAD" w:rsidRDefault="00303BAD">
                            <w:pPr>
                              <w:pStyle w:val="Body"/>
                            </w:pPr>
                            <w:r>
                              <w:rPr>
                                <w:noProof/>
                                <w:lang w:val="en-US" w:eastAsia="en-US"/>
                              </w:rPr>
                              <w:drawing>
                                <wp:inline distT="0" distB="0" distL="0" distR="0">
                                  <wp:extent cx="2858136" cy="1412875"/>
                                  <wp:effectExtent l="0" t="0" r="0" b="0"/>
                                  <wp:docPr id="37"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17">
                                            <a:extLst/>
                                          </a:blip>
                                          <a:stretch>
                                            <a:fillRect/>
                                          </a:stretch>
                                        </pic:blipFill>
                                        <pic:spPr>
                                          <a:xfrm>
                                            <a:off x="0" y="0"/>
                                            <a:ext cx="2858136" cy="1412875"/>
                                          </a:xfrm>
                                          <a:prstGeom prst="rect">
                                            <a:avLst/>
                                          </a:prstGeom>
                                        </pic:spPr>
                                      </pic:pic>
                                    </a:graphicData>
                                  </a:graphic>
                                </wp:inline>
                              </w:drawing>
                            </w:r>
                          </w:p>
                          <w:p w:rsidR="00303BAD" w:rsidRDefault="00303BAD">
                            <w:pPr>
                              <w:pStyle w:val="Body"/>
                              <w:jc w:val="left"/>
                              <w:rPr>
                                <w:b/>
                                <w:bCs/>
                              </w:rPr>
                            </w:pPr>
                          </w:p>
                          <w:p w:rsidR="00303BAD" w:rsidRDefault="00623C4B">
                            <w:pPr>
                              <w:pStyle w:val="Body"/>
                              <w:jc w:val="left"/>
                            </w:pPr>
                            <w:r>
                              <w:rPr>
                                <w:b/>
                                <w:bCs/>
                              </w:rPr>
                              <w:t xml:space="preserve">Fig. </w:t>
                            </w:r>
                            <w:r w:rsidR="004E7596">
                              <w:rPr>
                                <w:b/>
                                <w:bCs/>
                              </w:rPr>
                              <w:t>10</w:t>
                            </w:r>
                            <w:r w:rsidR="00303BAD">
                              <w:rPr>
                                <w:lang w:val="en-US"/>
                              </w:rPr>
                              <w:t xml:space="preserve"> Mobile application user interface</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id="_x0000_s1034" type="#_x0000_t202" alt="Text Box 2" style="position:absolute;left:0;text-align:left;margin-left:-.05pt;margin-top:22.8pt;width:232.6pt;height:143.45pt;z-index:251663360;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" stroked="f" strokeweight="1pt">
                <v:stroke miterlimit="4"/>
                <v:textbox inset="1.27mm,1.27mm,1.27mm,1.27mm">
                  <w:txbxContent>
                    <w:p w:rsidR="00303BAD" w:rsidRDefault="00303BAD">
                      <w:pPr>
                        <w:pStyle w:val="Body"/>
                      </w:pPr>
                      <w:r>
                        <w:rPr>
                          <w:noProof/>
                          <w:lang w:val="en-US" w:eastAsia="en-US"/>
                        </w:rPr>
                        <w:drawing>
                          <wp:inline distT="0" distB="0" distL="0" distR="0">
                            <wp:extent cx="2858136" cy="1412875"/>
                            <wp:effectExtent l="0" t="0" r="0" b="0"/>
                            <wp:docPr id="37"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17">
                                      <a:extLst/>
                                    </a:blip>
                                    <a:stretch>
                                      <a:fillRect/>
                                    </a:stretch>
                                  </pic:blipFill>
                                  <pic:spPr>
                                    <a:xfrm>
                                      <a:off x="0" y="0"/>
                                      <a:ext cx="2858136" cy="1412875"/>
                                    </a:xfrm>
                                    <a:prstGeom prst="rect">
                                      <a:avLst/>
                                    </a:prstGeom>
                                  </pic:spPr>
                                </pic:pic>
                              </a:graphicData>
                            </a:graphic>
                          </wp:inline>
                        </w:drawing>
                      </w:r>
                    </w:p>
                    <w:p w:rsidR="00303BAD" w:rsidRDefault="00303BAD">
                      <w:pPr>
                        <w:pStyle w:val="Body"/>
                        <w:jc w:val="left"/>
                        <w:rPr>
                          <w:b/>
                          <w:bCs/>
                        </w:rPr>
                      </w:pPr>
                    </w:p>
                    <w:p w:rsidR="00303BAD" w:rsidRDefault="00623C4B">
                      <w:pPr>
                        <w:pStyle w:val="Body"/>
                        <w:jc w:val="left"/>
                      </w:pPr>
                      <w:r>
                        <w:rPr>
                          <w:b/>
                          <w:bCs/>
                        </w:rPr>
                        <w:t xml:space="preserve">Fig. </w:t>
                      </w:r>
                      <w:r w:rsidR="004E7596">
                        <w:rPr>
                          <w:b/>
                          <w:bCs/>
                        </w:rPr>
                        <w:t>10</w:t>
                      </w:r>
                      <w:r w:rsidR="00303BAD">
                        <w:rPr>
                          <w:lang w:val="en-US"/>
                        </w:rPr>
                        <w:t xml:space="preserve"> Mobile application user interface</w:t>
                      </w:r>
                    </w:p>
                  </w:txbxContent>
                </v:textbox>
                <w10:wrap type="square" anchorx="margin" anchory="line"/>
              </v:shape>
            </w:pict>
          </mc:Fallback>
        </mc:AlternateContent>
      </w:r>
      <w:r>
        <w:rPr>
          <w:lang w:val="en-US"/>
        </w:rPr>
        <w:t xml:space="preserve">also helpful for the caregivers. </w:t>
      </w:r>
    </w:p>
    <w:p w:rsidR="00A81231" w:rsidRDefault="00623C4B">
      <w:pPr>
        <w:pStyle w:val="Body"/>
        <w:ind w:firstLine="720"/>
      </w:pPr>
      <w:r>
        <w:rPr>
          <w:lang w:val="en-US"/>
        </w:rPr>
        <w:t>Fig. 9</w:t>
      </w:r>
      <w:r w:rsidR="001F11EF">
        <w:rPr>
          <w:lang w:val="en-US"/>
        </w:rPr>
        <w:t xml:space="preserve"> shows the screenshots of our Android app. The first screenshot is of th</w:t>
      </w:r>
      <w:r>
        <w:rPr>
          <w:lang w:val="en-US"/>
        </w:rPr>
        <w:t>e user login as shown in Fig. 9</w:t>
      </w:r>
      <w:r w:rsidR="009A2D15">
        <w:rPr>
          <w:lang w:val="en-US"/>
        </w:rPr>
        <w:t xml:space="preserve"> </w:t>
      </w:r>
      <w:r w:rsidR="001F11EF">
        <w:rPr>
          <w:lang w:val="en-US"/>
        </w:rPr>
        <w:t>(A). The user login screen also provides a general description of the application. Once a user has successfully logged in, the user can th</w:t>
      </w:r>
      <w:r>
        <w:rPr>
          <w:lang w:val="en-US"/>
        </w:rPr>
        <w:t>en access the dashboard (Fig. 9</w:t>
      </w:r>
      <w:r w:rsidR="009A2D15">
        <w:rPr>
          <w:lang w:val="en-US"/>
        </w:rPr>
        <w:t xml:space="preserve"> </w:t>
      </w:r>
      <w:r w:rsidR="001F11EF">
        <w:rPr>
          <w:lang w:val="en-US"/>
        </w:rPr>
        <w:t xml:space="preserve">(B)) from where the user can check the current status of the mat of whether someone is on the mat or not. </w:t>
      </w:r>
      <w:r w:rsidR="001F11EF">
        <w:rPr>
          <w:rtl/>
          <w:lang w:val="ar-SA"/>
        </w:rPr>
        <w:t>“</w:t>
      </w:r>
      <w:r w:rsidR="001F11EF">
        <w:rPr>
          <w:lang w:val="fr-FR"/>
        </w:rPr>
        <w:t>Posture</w:t>
      </w:r>
      <w:r w:rsidR="001F11EF">
        <w:t xml:space="preserve">” </w:t>
      </w:r>
      <w:r w:rsidR="001F11EF">
        <w:rPr>
          <w:lang w:val="en-US"/>
        </w:rPr>
        <w:t xml:space="preserve">option when clicked uses cartoon images as an indication of the current posture of the </w:t>
      </w:r>
      <w:r w:rsidR="001F11EF">
        <w:rPr>
          <w:lang w:val="en-US"/>
        </w:rPr>
        <w:t xml:space="preserve">occupant. To get more details regarding the sleep posture for a given night, the user can select </w:t>
      </w:r>
      <w:r w:rsidR="001F11EF">
        <w:rPr>
          <w:rtl/>
          <w:lang w:val="ar-SA"/>
        </w:rPr>
        <w:t>“</w:t>
      </w:r>
      <w:r w:rsidR="001F11EF">
        <w:t xml:space="preserve">Stats” </w:t>
      </w:r>
      <w:r w:rsidR="001F11EF">
        <w:rPr>
          <w:lang w:val="en-US"/>
        </w:rPr>
        <w:t>option and then select a date through the c</w:t>
      </w:r>
      <w:r>
        <w:rPr>
          <w:lang w:val="en-US"/>
        </w:rPr>
        <w:t>alendar menu as shown in Fig. 9</w:t>
      </w:r>
      <w:r w:rsidR="009A2D15">
        <w:rPr>
          <w:lang w:val="en-US"/>
        </w:rPr>
        <w:t xml:space="preserve"> </w:t>
      </w:r>
      <w:r w:rsidR="001F11EF">
        <w:rPr>
          <w:lang w:val="en-US"/>
        </w:rPr>
        <w:t xml:space="preserve">(D). The </w:t>
      </w:r>
      <w:r w:rsidR="001F11EF">
        <w:rPr>
          <w:rtl/>
          <w:lang w:val="ar-SA"/>
        </w:rPr>
        <w:t>“</w:t>
      </w:r>
      <w:r w:rsidR="001F11EF">
        <w:t xml:space="preserve">Stats” </w:t>
      </w:r>
      <w:r w:rsidR="001F11EF">
        <w:rPr>
          <w:lang w:val="en-US"/>
        </w:rPr>
        <w:t>option also provides information regard</w:t>
      </w:r>
      <w:r>
        <w:rPr>
          <w:lang w:val="en-US"/>
        </w:rPr>
        <w:t>ing overall time in bed (Fig. 9</w:t>
      </w:r>
      <w:r w:rsidR="009A2D15">
        <w:rPr>
          <w:lang w:val="en-US"/>
        </w:rPr>
        <w:t xml:space="preserve"> </w:t>
      </w:r>
      <w:r w:rsidR="001F11EF">
        <w:rPr>
          <w:lang w:val="en-US"/>
        </w:rPr>
        <w:t xml:space="preserve">(C)). This time is measured from midday of the selected date to the midday of the next day; a complete day. </w:t>
      </w:r>
    </w:p>
    <w:p w:rsidR="00A81231" w:rsidRDefault="00A81231">
      <w:pPr>
        <w:pStyle w:val="Body"/>
        <w:ind w:firstLine="720"/>
      </w:pPr>
    </w:p>
    <w:p w:rsidR="00A81231" w:rsidRDefault="001F11EF">
      <w:pPr>
        <w:pStyle w:val="Heading"/>
        <w:keepNext w:val="0"/>
        <w:widowControl w:val="0"/>
        <w:numPr>
          <w:ilvl w:val="0"/>
          <w:numId w:val="6"/>
        </w:numPr>
        <w:jc w:val="left"/>
        <w:rPr>
          <w:lang w:val="en-US"/>
        </w:rPr>
      </w:pPr>
      <w:r>
        <w:rPr>
          <w:lang w:val="en-US"/>
        </w:rPr>
        <w:t>Results</w:t>
      </w:r>
    </w:p>
    <w:p w:rsidR="000B26CB" w:rsidRDefault="004D4D56" w:rsidP="000B26CB">
      <w:pPr>
        <w:pStyle w:val="Body"/>
        <w:ind w:firstLine="720"/>
        <w:rPr>
          <w:lang w:val="en-US"/>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 test for the recognition algorithm.</w:t>
      </w:r>
      <w:r>
        <w:rPr>
          <w:lang w:val="en-US"/>
        </w:rPr>
        <w:t xml:space="preserve"> </w:t>
      </w:r>
      <w:r w:rsidRPr="004D4D56">
        <w:rPr>
          <w:lang w:val="en-US"/>
        </w:rPr>
        <w:t>The controller responsible for</w:t>
      </w:r>
      <w:r>
        <w:rPr>
          <w:lang w:val="en-US"/>
        </w:rPr>
        <w:t xml:space="preserve"> </w:t>
      </w:r>
      <w:r w:rsidRPr="004D4D56">
        <w:rPr>
          <w:lang w:val="en-US"/>
        </w:rPr>
        <w:t xml:space="preserve">measurement </w:t>
      </w:r>
      <w:r>
        <w:rPr>
          <w:lang w:val="en-US"/>
        </w:rPr>
        <w:t>was ATMega324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set. The subjects who participated in the experiment were a 26-year-old male with a height of 176.8cm and a weight of 62.1kg.</w:t>
      </w:r>
      <w:r>
        <w:rPr>
          <w:lang w:val="en-US"/>
        </w:rPr>
        <w:t xml:space="preserve"> </w:t>
      </w:r>
      <w:r w:rsidRPr="004D4D56">
        <w:rPr>
          <w:lang w:val="en-US"/>
        </w:rPr>
        <w:t>In</w:t>
      </w:r>
      <w:r>
        <w:rPr>
          <w:lang w:val="en-US"/>
        </w:rPr>
        <w:t xml:space="preserve"> </w:t>
      </w:r>
      <w:r w:rsidRPr="004D4D56">
        <w:rPr>
          <w:lang w:val="en-US"/>
        </w:rPr>
        <w:t>order to confirm the recognition accuracy, we constructed 100</w:t>
      </w:r>
      <w:r>
        <w:rPr>
          <w:lang w:val="en-US"/>
        </w:rPr>
        <w:t xml:space="preserve"> </w:t>
      </w:r>
      <w:r w:rsidRPr="004D4D56">
        <w:rPr>
          <w:lang w:val="en-US"/>
        </w:rPr>
        <w:t>data sets for each posture and executed the algorithm by dividing</w:t>
      </w:r>
      <w:r>
        <w:rPr>
          <w:lang w:val="en-US"/>
        </w:rPr>
        <w:t xml:space="preserve"> </w:t>
      </w:r>
      <w:r w:rsidRPr="004D4D56">
        <w:rPr>
          <w:lang w:val="en-US"/>
        </w:rPr>
        <w:t>ten by ten.</w:t>
      </w:r>
      <w:r w:rsidR="000B26CB">
        <w:rPr>
          <w:lang w:val="en-US"/>
        </w:rPr>
        <w:t xml:space="preserve"> </w:t>
      </w:r>
      <w:r w:rsidRPr="004D4D56">
        <w:rPr>
          <w:lang w:val="en-US"/>
        </w:rPr>
        <w:t>The following results were obtained by comparing the</w:t>
      </w:r>
      <w:r w:rsidR="000B26CB">
        <w:rPr>
          <w:lang w:val="en-US"/>
        </w:rPr>
        <w:t xml:space="preserve"> </w:t>
      </w:r>
      <w:r w:rsidRPr="004D4D56">
        <w:rPr>
          <w:lang w:val="en-US"/>
        </w:rPr>
        <w:t>perceived attitude with the actual dataset.</w:t>
      </w:r>
      <w:r w:rsidR="000B26CB">
        <w:rPr>
          <w:lang w:val="en-US"/>
        </w:rPr>
        <w:t xml:space="preserve"> </w:t>
      </w:r>
    </w:p>
    <w:p w:rsidR="000B26CB" w:rsidRDefault="000B26CB" w:rsidP="000B26CB">
      <w:pPr>
        <w:pStyle w:val="Body"/>
        <w:ind w:firstLine="720"/>
        <w:rPr>
          <w:lang w:val="en-US"/>
        </w:rPr>
      </w:pPr>
    </w:p>
    <w:p w:rsidR="00A81231" w:rsidRDefault="001F11EF" w:rsidP="000B26CB">
      <w:pPr>
        <w:pStyle w:val="Body"/>
        <w:ind w:firstLine="720"/>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 xml:space="preserve">alongside generating fall warning, bed sore alerts and whether the bed is occupied or not. Our system also has an Android application, which allows a user to get statistical data regarding their sleep. </w:t>
      </w:r>
      <w:r>
        <w:rPr>
          <w:i/>
          <w:iCs/>
          <w:lang w:val="en-US"/>
        </w:rPr>
        <w:t>TensorFlow</w:t>
      </w:r>
      <w:r>
        <w:rPr>
          <w:lang w:val="en-US"/>
        </w:rPr>
        <w:t xml:space="preserve"> machine learning library was used for classification of the pressure images that are generated from the pressure sensors information sent by the microcontroller. </w:t>
      </w:r>
      <w:r>
        <w:rPr>
          <w:lang w:val="fr-FR"/>
        </w:rPr>
        <w:t xml:space="preserve">The system show a high </w:t>
      </w:r>
      <w:proofErr w:type="spellStart"/>
      <w:r>
        <w:rPr>
          <w:lang w:val="fr-FR"/>
        </w:rPr>
        <w:t>accuracy</w:t>
      </w:r>
      <w:proofErr w:type="spellEnd"/>
      <w:r>
        <w:rPr>
          <w:lang w:val="fr-FR"/>
        </w:rPr>
        <w:t xml:space="preserve"> </w:t>
      </w:r>
      <w:proofErr w:type="spellStart"/>
      <w:r>
        <w:rPr>
          <w:lang w:val="fr-FR"/>
        </w:rPr>
        <w:t>which</w:t>
      </w:r>
      <w:proofErr w:type="spellEnd"/>
      <w:r>
        <w:rPr>
          <w:lang w:val="fr-FR"/>
        </w:rPr>
        <w:t xml:space="preserve"> is more </w:t>
      </w:r>
      <w:proofErr w:type="spellStart"/>
      <w:r>
        <w:rPr>
          <w:lang w:val="fr-FR"/>
        </w:rPr>
        <w:t>than</w:t>
      </w:r>
      <w:proofErr w:type="spellEnd"/>
      <w:r>
        <w:rPr>
          <w:lang w:val="fr-FR"/>
        </w:rPr>
        <w:t xml:space="preserve"> 90</w:t>
      </w:r>
      <w:r>
        <w:t>%</w:t>
      </w:r>
      <w:r>
        <w:rPr>
          <w:lang w:val="fr-FR"/>
        </w:rPr>
        <w:t xml:space="preserve"> </w:t>
      </w:r>
      <w:proofErr w:type="spellStart"/>
      <w:r>
        <w:rPr>
          <w:lang w:val="fr-FR"/>
        </w:rPr>
        <w:t>after</w:t>
      </w:r>
      <w:proofErr w:type="spellEnd"/>
      <w:r>
        <w:rPr>
          <w:lang w:val="fr-FR"/>
        </w:rPr>
        <w:t xml:space="preserve"> training </w:t>
      </w:r>
      <w:r w:rsidR="003A5CAB">
        <w:rPr>
          <w:lang w:val="fr-FR"/>
        </w:rPr>
        <w:t xml:space="preserve">with </w:t>
      </w:r>
      <w:r>
        <w:rPr>
          <w:lang w:val="fr-FR"/>
        </w:rPr>
        <w:t xml:space="preserve">the </w:t>
      </w:r>
      <w:proofErr w:type="spellStart"/>
      <w:r>
        <w:rPr>
          <w:lang w:val="fr-FR"/>
        </w:rPr>
        <w:t>TensorFlow</w:t>
      </w:r>
      <w:proofErr w:type="spellEnd"/>
      <w:r>
        <w:rPr>
          <w:lang w:val="fr-FR"/>
        </w:rPr>
        <w:t xml:space="preserve"> model as </w:t>
      </w:r>
      <w:proofErr w:type="spellStart"/>
      <w:r>
        <w:rPr>
          <w:lang w:val="fr-FR"/>
        </w:rPr>
        <w:t>shown</w:t>
      </w:r>
      <w:proofErr w:type="spellEnd"/>
      <w:r>
        <w:rPr>
          <w:lang w:val="fr-FR"/>
        </w:rPr>
        <w:t xml:space="preserve"> in Table 1.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p>
    <w:p w:rsidR="00A81231" w:rsidRDefault="00A81231">
      <w:pPr>
        <w:pStyle w:val="Body"/>
        <w:ind w:firstLine="720"/>
      </w:pPr>
    </w:p>
    <w:p w:rsidR="00A81231" w:rsidRDefault="001F11EF">
      <w:pPr>
        <w:pStyle w:val="Body"/>
      </w:pPr>
      <w:r>
        <w:rPr>
          <w:b/>
          <w:bCs/>
          <w:lang w:val="fr-FR"/>
        </w:rPr>
        <w:t>Table 1</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A81231">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A81231"/>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jc w:val="center"/>
            </w:pPr>
            <w:r>
              <w:rPr>
                <w:b/>
                <w:bCs/>
                <w:lang w:val="en-US"/>
              </w:rPr>
              <w:t>Accuracy (%)</w:t>
            </w:r>
          </w:p>
        </w:tc>
      </w:tr>
      <w:tr w:rsidR="00A81231">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Unoccupied</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100.0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up</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92.5</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down</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Left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85.0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Right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80.0</w:t>
            </w:r>
          </w:p>
        </w:tc>
      </w:tr>
      <w:tr w:rsidR="00A81231">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i/>
                <w:iCs/>
                <w:lang w:val="en-US"/>
              </w:rPr>
              <w:t>Edge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95.0</w:t>
            </w:r>
          </w:p>
        </w:tc>
      </w:tr>
    </w:tbl>
    <w:p w:rsidR="00A81231" w:rsidRDefault="00A81231">
      <w:pPr>
        <w:pStyle w:val="Body"/>
      </w:pPr>
    </w:p>
    <w:p w:rsidR="007237BE" w:rsidRPr="00482062" w:rsidRDefault="007237BE">
      <w:pPr>
        <w:pStyle w:val="Body"/>
        <w:ind w:firstLine="720"/>
        <w:rPr>
          <w:color w:val="FF0000"/>
          <w:lang w:val="en-US"/>
        </w:rPr>
      </w:pPr>
      <w:r w:rsidRPr="00482062">
        <w:rPr>
          <w:color w:val="FF0000"/>
          <w:lang w:val="en-US"/>
        </w:rPr>
        <w:lastRenderedPageBreak/>
        <w:t xml:space="preserve">Confusion matrix </w:t>
      </w:r>
      <w:r w:rsidRPr="00482062">
        <w:rPr>
          <w:color w:val="FF0000"/>
        </w:rPr>
        <w:t>Considering confuse matrix as shown in Figure 4.1, the results of 120 input features achieved accuracy than the 4 input features. In the results of 4 input features, there are ambiguous in two classes i.e. out of bed and sitting. The accuracy of out of bed posture is 99.2% and sitting posture is 93.2%. Figure 4.2 shows the signal pattern of out of bed and sitting postures. Both of signals are quite similar. In sitting posture, pressure sensors are low activation, similar to out of bed posture, but no piezoelectric signals. Therefore, the signals of both postures are look the same at some point. The accumulated signal as 120 inputs can achieve accuracy of 100% for 5 postures classification whereas 4 input type reach only 99.5%. Hence, the accumulated signal can solve the confusion between out of bed and sitting posture. This is because Neural Network can capture more context feature to identify the out of bed posture from sitting posture.</w:t>
      </w:r>
    </w:p>
    <w:p w:rsidR="007237BE" w:rsidRDefault="007237BE">
      <w:pPr>
        <w:pStyle w:val="Body"/>
        <w:ind w:firstLine="720"/>
        <w:rPr>
          <w:lang w:val="en-US"/>
        </w:rPr>
      </w:pPr>
    </w:p>
    <w:p w:rsidR="007237BE" w:rsidRDefault="007237BE">
      <w:pPr>
        <w:pStyle w:val="Body"/>
        <w:ind w:firstLine="720"/>
        <w:rPr>
          <w:lang w:val="en-US"/>
        </w:rPr>
      </w:pPr>
    </w:p>
    <w:p w:rsidR="007237BE" w:rsidRDefault="007237BE">
      <w:pPr>
        <w:pStyle w:val="Body"/>
        <w:ind w:firstLine="720"/>
        <w:rPr>
          <w:lang w:val="en-US"/>
        </w:rPr>
      </w:pPr>
    </w:p>
    <w:p w:rsidR="007237BE" w:rsidRDefault="007237BE">
      <w:pPr>
        <w:pStyle w:val="Body"/>
        <w:ind w:firstLine="720"/>
        <w:rPr>
          <w:lang w:val="en-US"/>
        </w:rPr>
      </w:pPr>
    </w:p>
    <w:p w:rsidR="007237BE" w:rsidRDefault="007237BE">
      <w:pPr>
        <w:pStyle w:val="Body"/>
        <w:ind w:firstLine="720"/>
        <w:rPr>
          <w:lang w:val="en-US"/>
        </w:rPr>
      </w:pPr>
    </w:p>
    <w:p w:rsidR="007237BE" w:rsidRDefault="007237BE">
      <w:pPr>
        <w:pStyle w:val="Body"/>
        <w:ind w:firstLine="720"/>
        <w:rPr>
          <w:lang w:val="en-US"/>
        </w:rPr>
      </w:pPr>
    </w:p>
    <w:p w:rsidR="007237BE" w:rsidRDefault="007237BE">
      <w:pPr>
        <w:pStyle w:val="Body"/>
        <w:ind w:firstLine="720"/>
        <w:rPr>
          <w:lang w:val="en-US"/>
        </w:rPr>
      </w:pPr>
    </w:p>
    <w:p w:rsidR="007237BE" w:rsidRDefault="007237BE">
      <w:pPr>
        <w:pStyle w:val="Body"/>
        <w:ind w:firstLine="720"/>
        <w:rPr>
          <w:lang w:val="en-US"/>
        </w:rPr>
      </w:pPr>
    </w:p>
    <w:p w:rsidR="007237BE" w:rsidRDefault="007237BE">
      <w:pPr>
        <w:pStyle w:val="Body"/>
        <w:ind w:firstLine="720"/>
        <w:rPr>
          <w:lang w:val="en-US"/>
        </w:rPr>
      </w:pPr>
    </w:p>
    <w:p w:rsidR="007237BE" w:rsidRDefault="007237BE" w:rsidP="007237BE">
      <w:pPr>
        <w:pStyle w:val="Body"/>
        <w:ind w:firstLine="720"/>
      </w:pPr>
    </w:p>
    <w:p w:rsidR="007237BE" w:rsidRDefault="007237BE" w:rsidP="007237BE">
      <w:pPr>
        <w:pStyle w:val="Body"/>
      </w:pPr>
      <w:r>
        <w:rPr>
          <w:b/>
          <w:bCs/>
          <w:lang w:val="fr-FR"/>
        </w:rPr>
        <w:t>Table 1</w:t>
      </w:r>
      <w:r>
        <w:rPr>
          <w:lang w:val="en-US"/>
        </w:rPr>
        <w:t>: Accuracies of posture categories</w:t>
      </w:r>
    </w:p>
    <w:tbl>
      <w:tblPr>
        <w:tblW w:w="430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332"/>
        <w:gridCol w:w="540"/>
        <w:gridCol w:w="450"/>
        <w:gridCol w:w="450"/>
        <w:gridCol w:w="450"/>
        <w:gridCol w:w="540"/>
        <w:gridCol w:w="540"/>
      </w:tblGrid>
      <w:tr w:rsidR="007237BE" w:rsidTr="007237BE">
        <w:trPr>
          <w:trHeight w:val="242"/>
        </w:trPr>
        <w:tc>
          <w:tcPr>
            <w:tcW w:w="1332" w:type="dxa"/>
            <w:tcBorders>
              <w:top w:val="single" w:sz="12" w:space="0" w:color="000000"/>
              <w:left w:val="nil"/>
              <w:bottom w:val="single" w:sz="4" w:space="0" w:color="auto"/>
              <w:right w:val="nil"/>
            </w:tcBorders>
            <w:shd w:val="clear" w:color="auto" w:fill="FFFFFF"/>
            <w:tcMar>
              <w:top w:w="80" w:type="dxa"/>
              <w:left w:w="80" w:type="dxa"/>
              <w:bottom w:w="80" w:type="dxa"/>
              <w:right w:w="80" w:type="dxa"/>
            </w:tcMar>
          </w:tcPr>
          <w:p w:rsidR="007237BE" w:rsidRDefault="007237BE" w:rsidP="0090524B">
            <w:pPr>
              <w:pStyle w:val="Body"/>
            </w:pPr>
          </w:p>
        </w:tc>
        <w:tc>
          <w:tcPr>
            <w:tcW w:w="540" w:type="dxa"/>
            <w:tcBorders>
              <w:top w:val="single" w:sz="12" w:space="0" w:color="000000"/>
              <w:left w:val="nil"/>
              <w:bottom w:val="single" w:sz="4" w:space="0" w:color="auto"/>
              <w:right w:val="nil"/>
            </w:tcBorders>
            <w:shd w:val="clear" w:color="auto" w:fill="FFFFFF"/>
          </w:tcPr>
          <w:p w:rsidR="007237BE" w:rsidRDefault="007237BE" w:rsidP="0090524B"/>
        </w:tc>
        <w:tc>
          <w:tcPr>
            <w:tcW w:w="450" w:type="dxa"/>
            <w:tcBorders>
              <w:top w:val="single" w:sz="12" w:space="0" w:color="000000"/>
              <w:left w:val="nil"/>
              <w:bottom w:val="single" w:sz="4" w:space="0" w:color="auto"/>
              <w:right w:val="nil"/>
            </w:tcBorders>
            <w:shd w:val="clear" w:color="auto" w:fill="FFFFFF"/>
          </w:tcPr>
          <w:p w:rsidR="007237BE" w:rsidRDefault="007237BE" w:rsidP="0090524B"/>
        </w:tc>
        <w:tc>
          <w:tcPr>
            <w:tcW w:w="450" w:type="dxa"/>
            <w:tcBorders>
              <w:top w:val="single" w:sz="12" w:space="0" w:color="000000"/>
              <w:left w:val="nil"/>
              <w:bottom w:val="single" w:sz="4" w:space="0" w:color="auto"/>
              <w:right w:val="nil"/>
            </w:tcBorders>
            <w:shd w:val="clear" w:color="auto" w:fill="FFFFFF"/>
          </w:tcPr>
          <w:p w:rsidR="007237BE" w:rsidRDefault="007237BE" w:rsidP="0090524B"/>
        </w:tc>
        <w:tc>
          <w:tcPr>
            <w:tcW w:w="450" w:type="dxa"/>
            <w:tcBorders>
              <w:top w:val="single" w:sz="12" w:space="0" w:color="000000"/>
              <w:left w:val="nil"/>
              <w:bottom w:val="single" w:sz="4" w:space="0" w:color="auto"/>
              <w:right w:val="nil"/>
            </w:tcBorders>
            <w:shd w:val="clear" w:color="auto" w:fill="FFFFFF"/>
            <w:tcMar>
              <w:top w:w="80" w:type="dxa"/>
              <w:left w:w="80" w:type="dxa"/>
              <w:bottom w:w="80" w:type="dxa"/>
              <w:right w:w="80" w:type="dxa"/>
            </w:tcMar>
          </w:tcPr>
          <w:p w:rsidR="007237BE" w:rsidRDefault="007237BE" w:rsidP="0090524B"/>
        </w:tc>
        <w:tc>
          <w:tcPr>
            <w:tcW w:w="540" w:type="dxa"/>
            <w:tcBorders>
              <w:top w:val="single" w:sz="12" w:space="0" w:color="000000"/>
              <w:left w:val="nil"/>
              <w:bottom w:val="single" w:sz="4" w:space="0" w:color="auto"/>
              <w:right w:val="nil"/>
            </w:tcBorders>
            <w:shd w:val="clear" w:color="auto" w:fill="FFFFFF"/>
          </w:tcPr>
          <w:p w:rsidR="007237BE" w:rsidRDefault="007237BE" w:rsidP="0090524B"/>
        </w:tc>
        <w:tc>
          <w:tcPr>
            <w:tcW w:w="540" w:type="dxa"/>
            <w:tcBorders>
              <w:top w:val="single" w:sz="12" w:space="0" w:color="000000"/>
              <w:left w:val="nil"/>
              <w:bottom w:val="single" w:sz="4" w:space="0" w:color="auto"/>
              <w:right w:val="nil"/>
            </w:tcBorders>
            <w:shd w:val="clear" w:color="auto" w:fill="FFFFFF"/>
          </w:tcPr>
          <w:p w:rsidR="007237BE" w:rsidRDefault="007237BE" w:rsidP="0090524B"/>
        </w:tc>
      </w:tr>
      <w:tr w:rsidR="007237BE" w:rsidTr="007237BE">
        <w:trPr>
          <w:trHeight w:val="242"/>
        </w:trPr>
        <w:tc>
          <w:tcPr>
            <w:tcW w:w="1332" w:type="dxa"/>
            <w:tcBorders>
              <w:top w:val="single" w:sz="12" w:space="0" w:color="000000"/>
              <w:left w:val="nil"/>
              <w:bottom w:val="single" w:sz="4" w:space="0" w:color="auto"/>
              <w:right w:val="nil"/>
            </w:tcBorders>
            <w:shd w:val="clear" w:color="auto" w:fill="FFFFFF"/>
            <w:tcMar>
              <w:top w:w="80" w:type="dxa"/>
              <w:left w:w="80" w:type="dxa"/>
              <w:bottom w:w="80" w:type="dxa"/>
              <w:right w:w="80" w:type="dxa"/>
            </w:tcMar>
          </w:tcPr>
          <w:p w:rsidR="007237BE" w:rsidRDefault="007237BE" w:rsidP="0090524B">
            <w:pPr>
              <w:pStyle w:val="Body"/>
            </w:pPr>
          </w:p>
        </w:tc>
        <w:tc>
          <w:tcPr>
            <w:tcW w:w="540" w:type="dxa"/>
            <w:tcBorders>
              <w:top w:val="single" w:sz="12" w:space="0" w:color="000000"/>
              <w:left w:val="nil"/>
              <w:bottom w:val="single" w:sz="4" w:space="0" w:color="auto"/>
              <w:right w:val="nil"/>
            </w:tcBorders>
            <w:shd w:val="clear" w:color="auto" w:fill="FFFFFF"/>
          </w:tcPr>
          <w:p w:rsidR="007237BE" w:rsidRDefault="007237BE" w:rsidP="0090524B"/>
        </w:tc>
        <w:tc>
          <w:tcPr>
            <w:tcW w:w="450" w:type="dxa"/>
            <w:tcBorders>
              <w:top w:val="single" w:sz="12" w:space="0" w:color="000000"/>
              <w:left w:val="nil"/>
              <w:bottom w:val="single" w:sz="4" w:space="0" w:color="auto"/>
              <w:right w:val="nil"/>
            </w:tcBorders>
            <w:shd w:val="clear" w:color="auto" w:fill="FFFFFF"/>
          </w:tcPr>
          <w:p w:rsidR="007237BE" w:rsidRDefault="007237BE" w:rsidP="0090524B"/>
        </w:tc>
        <w:tc>
          <w:tcPr>
            <w:tcW w:w="450" w:type="dxa"/>
            <w:tcBorders>
              <w:top w:val="single" w:sz="12" w:space="0" w:color="000000"/>
              <w:left w:val="nil"/>
              <w:bottom w:val="single" w:sz="4" w:space="0" w:color="auto"/>
              <w:right w:val="nil"/>
            </w:tcBorders>
            <w:shd w:val="clear" w:color="auto" w:fill="FFFFFF"/>
          </w:tcPr>
          <w:p w:rsidR="007237BE" w:rsidRDefault="007237BE" w:rsidP="0090524B"/>
        </w:tc>
        <w:tc>
          <w:tcPr>
            <w:tcW w:w="450" w:type="dxa"/>
            <w:tcBorders>
              <w:top w:val="single" w:sz="12" w:space="0" w:color="000000"/>
              <w:left w:val="nil"/>
              <w:bottom w:val="single" w:sz="4" w:space="0" w:color="auto"/>
              <w:right w:val="nil"/>
            </w:tcBorders>
            <w:shd w:val="clear" w:color="auto" w:fill="FFFFFF"/>
            <w:tcMar>
              <w:top w:w="80" w:type="dxa"/>
              <w:left w:w="80" w:type="dxa"/>
              <w:bottom w:w="80" w:type="dxa"/>
              <w:right w:w="80" w:type="dxa"/>
            </w:tcMar>
          </w:tcPr>
          <w:p w:rsidR="007237BE" w:rsidRDefault="007237BE" w:rsidP="0090524B"/>
        </w:tc>
        <w:tc>
          <w:tcPr>
            <w:tcW w:w="540" w:type="dxa"/>
            <w:tcBorders>
              <w:top w:val="single" w:sz="12" w:space="0" w:color="000000"/>
              <w:left w:val="nil"/>
              <w:bottom w:val="single" w:sz="4" w:space="0" w:color="auto"/>
              <w:right w:val="nil"/>
            </w:tcBorders>
            <w:shd w:val="clear" w:color="auto" w:fill="FFFFFF"/>
          </w:tcPr>
          <w:p w:rsidR="007237BE" w:rsidRDefault="007237BE" w:rsidP="0090524B"/>
        </w:tc>
        <w:tc>
          <w:tcPr>
            <w:tcW w:w="540" w:type="dxa"/>
            <w:tcBorders>
              <w:top w:val="single" w:sz="12" w:space="0" w:color="000000"/>
              <w:left w:val="nil"/>
              <w:bottom w:val="single" w:sz="4" w:space="0" w:color="auto"/>
              <w:right w:val="nil"/>
            </w:tcBorders>
            <w:shd w:val="clear" w:color="auto" w:fill="FFFFFF"/>
          </w:tcPr>
          <w:p w:rsidR="007237BE" w:rsidRDefault="007237BE" w:rsidP="0090524B"/>
        </w:tc>
      </w:tr>
      <w:tr w:rsidR="007237BE" w:rsidRPr="007237BE" w:rsidTr="007237BE">
        <w:trPr>
          <w:trHeight w:val="237"/>
        </w:trPr>
        <w:tc>
          <w:tcPr>
            <w:tcW w:w="1332"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Pr="007237BE" w:rsidRDefault="007237BE" w:rsidP="0090524B">
            <w:pPr>
              <w:pStyle w:val="Body"/>
              <w:rPr>
                <w:sz w:val="16"/>
                <w:szCs w:val="16"/>
              </w:rPr>
            </w:pPr>
            <w:r w:rsidRPr="007237BE">
              <w:rPr>
                <w:i/>
                <w:iCs/>
                <w:sz w:val="16"/>
                <w:szCs w:val="16"/>
                <w:lang w:val="en-US"/>
              </w:rPr>
              <w:t>Unoccupied</w:t>
            </w:r>
            <w:r w:rsidRPr="007237BE">
              <w:rPr>
                <w:i/>
                <w:iCs/>
                <w:sz w:val="16"/>
                <w:szCs w:val="16"/>
                <w:lang w:val="en-US"/>
              </w:rPr>
              <w:t xml:space="preserve"> (U)</w:t>
            </w:r>
          </w:p>
        </w:tc>
        <w:tc>
          <w:tcPr>
            <w:tcW w:w="540" w:type="dxa"/>
            <w:tcBorders>
              <w:top w:val="single" w:sz="4" w:space="0" w:color="auto"/>
              <w:left w:val="single" w:sz="4" w:space="0" w:color="auto"/>
              <w:bottom w:val="single" w:sz="4" w:space="0" w:color="auto"/>
              <w:right w:val="single" w:sz="4" w:space="0" w:color="auto"/>
            </w:tcBorders>
          </w:tcPr>
          <w:p w:rsidR="007237BE" w:rsidRPr="007237BE" w:rsidRDefault="007237BE" w:rsidP="0090524B">
            <w:pPr>
              <w:rPr>
                <w:sz w:val="16"/>
                <w:szCs w:val="16"/>
              </w:rPr>
            </w:pPr>
            <w:r w:rsidRPr="007237BE">
              <w:rPr>
                <w:sz w:val="16"/>
                <w:szCs w:val="16"/>
              </w:rPr>
              <w:t>U</w:t>
            </w:r>
          </w:p>
        </w:tc>
        <w:tc>
          <w:tcPr>
            <w:tcW w:w="450" w:type="dxa"/>
            <w:tcBorders>
              <w:top w:val="single" w:sz="4" w:space="0" w:color="auto"/>
              <w:left w:val="single" w:sz="4" w:space="0" w:color="auto"/>
              <w:bottom w:val="single" w:sz="4" w:space="0" w:color="auto"/>
              <w:right w:val="single" w:sz="4" w:space="0" w:color="auto"/>
            </w:tcBorders>
          </w:tcPr>
          <w:p w:rsidR="007237BE" w:rsidRPr="007237BE" w:rsidRDefault="007237BE" w:rsidP="0090524B">
            <w:pPr>
              <w:rPr>
                <w:sz w:val="16"/>
                <w:szCs w:val="16"/>
              </w:rPr>
            </w:pPr>
            <w:r w:rsidRPr="007237BE">
              <w:rPr>
                <w:sz w:val="16"/>
                <w:szCs w:val="16"/>
              </w:rPr>
              <w:t>FU</w:t>
            </w:r>
          </w:p>
        </w:tc>
        <w:tc>
          <w:tcPr>
            <w:tcW w:w="450" w:type="dxa"/>
            <w:tcBorders>
              <w:top w:val="single" w:sz="4" w:space="0" w:color="auto"/>
              <w:left w:val="single" w:sz="4" w:space="0" w:color="auto"/>
              <w:bottom w:val="single" w:sz="4" w:space="0" w:color="auto"/>
              <w:right w:val="single" w:sz="4" w:space="0" w:color="auto"/>
            </w:tcBorders>
          </w:tcPr>
          <w:p w:rsidR="007237BE" w:rsidRPr="007237BE" w:rsidRDefault="007237BE" w:rsidP="0090524B">
            <w:pPr>
              <w:rPr>
                <w:sz w:val="16"/>
                <w:szCs w:val="16"/>
              </w:rPr>
            </w:pPr>
            <w:r w:rsidRPr="007237BE">
              <w:rPr>
                <w:sz w:val="16"/>
                <w:szCs w:val="16"/>
              </w:rPr>
              <w:t>FD</w:t>
            </w:r>
          </w:p>
        </w:tc>
        <w:tc>
          <w:tcPr>
            <w:tcW w:w="45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Pr="007237BE" w:rsidRDefault="007237BE" w:rsidP="0090524B">
            <w:pPr>
              <w:rPr>
                <w:sz w:val="16"/>
                <w:szCs w:val="16"/>
              </w:rPr>
            </w:pPr>
            <w:r w:rsidRPr="007237BE">
              <w:rPr>
                <w:sz w:val="16"/>
                <w:szCs w:val="16"/>
              </w:rPr>
              <w:t>LL</w:t>
            </w:r>
          </w:p>
        </w:tc>
        <w:tc>
          <w:tcPr>
            <w:tcW w:w="540" w:type="dxa"/>
            <w:tcBorders>
              <w:top w:val="single" w:sz="4" w:space="0" w:color="auto"/>
              <w:left w:val="single" w:sz="4" w:space="0" w:color="auto"/>
              <w:bottom w:val="single" w:sz="4" w:space="0" w:color="auto"/>
              <w:right w:val="single" w:sz="4" w:space="0" w:color="auto"/>
            </w:tcBorders>
          </w:tcPr>
          <w:p w:rsidR="007237BE" w:rsidRPr="007237BE" w:rsidRDefault="007237BE" w:rsidP="0090524B">
            <w:pPr>
              <w:rPr>
                <w:sz w:val="16"/>
                <w:szCs w:val="16"/>
              </w:rPr>
            </w:pPr>
            <w:r>
              <w:rPr>
                <w:sz w:val="16"/>
                <w:szCs w:val="16"/>
              </w:rPr>
              <w:t>RL</w:t>
            </w:r>
          </w:p>
        </w:tc>
        <w:tc>
          <w:tcPr>
            <w:tcW w:w="540" w:type="dxa"/>
            <w:tcBorders>
              <w:top w:val="single" w:sz="4" w:space="0" w:color="auto"/>
              <w:left w:val="single" w:sz="4" w:space="0" w:color="auto"/>
              <w:bottom w:val="single" w:sz="4" w:space="0" w:color="auto"/>
              <w:right w:val="single" w:sz="4" w:space="0" w:color="auto"/>
            </w:tcBorders>
          </w:tcPr>
          <w:p w:rsidR="007237BE" w:rsidRPr="007237BE" w:rsidRDefault="007237BE" w:rsidP="0090524B">
            <w:pPr>
              <w:rPr>
                <w:sz w:val="16"/>
                <w:szCs w:val="16"/>
              </w:rPr>
            </w:pPr>
            <w:r>
              <w:rPr>
                <w:sz w:val="16"/>
                <w:szCs w:val="16"/>
              </w:rPr>
              <w:t>E</w:t>
            </w:r>
          </w:p>
        </w:tc>
      </w:tr>
      <w:tr w:rsidR="007237BE" w:rsidTr="007237BE">
        <w:trPr>
          <w:trHeight w:val="232"/>
        </w:trPr>
        <w:tc>
          <w:tcPr>
            <w:tcW w:w="1332"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Pr="007237BE" w:rsidRDefault="007237BE" w:rsidP="0090524B">
            <w:pPr>
              <w:pStyle w:val="Body"/>
              <w:rPr>
                <w:sz w:val="16"/>
                <w:szCs w:val="16"/>
              </w:rPr>
            </w:pPr>
            <w:r w:rsidRPr="007237BE">
              <w:rPr>
                <w:i/>
                <w:iCs/>
                <w:sz w:val="16"/>
                <w:szCs w:val="16"/>
                <w:lang w:val="en-US"/>
              </w:rPr>
              <w:t>Face U</w:t>
            </w:r>
            <w:r w:rsidRPr="007237BE">
              <w:rPr>
                <w:i/>
                <w:iCs/>
                <w:sz w:val="16"/>
                <w:szCs w:val="16"/>
                <w:lang w:val="en-US"/>
              </w:rPr>
              <w:t>p</w:t>
            </w:r>
            <w:r w:rsidRPr="007237BE">
              <w:rPr>
                <w:i/>
                <w:iCs/>
                <w:sz w:val="16"/>
                <w:szCs w:val="16"/>
                <w:lang w:val="en-US"/>
              </w:rPr>
              <w:t xml:space="preserve"> (FU)</w:t>
            </w:r>
          </w:p>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r>
      <w:tr w:rsidR="007237BE" w:rsidTr="007237BE">
        <w:trPr>
          <w:trHeight w:val="232"/>
        </w:trPr>
        <w:tc>
          <w:tcPr>
            <w:tcW w:w="1332"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Pr="007237BE" w:rsidRDefault="007237BE" w:rsidP="0090524B">
            <w:pPr>
              <w:pStyle w:val="Body"/>
              <w:rPr>
                <w:sz w:val="16"/>
                <w:szCs w:val="16"/>
              </w:rPr>
            </w:pPr>
            <w:r w:rsidRPr="007237BE">
              <w:rPr>
                <w:i/>
                <w:iCs/>
                <w:sz w:val="16"/>
                <w:szCs w:val="16"/>
                <w:lang w:val="en-US"/>
              </w:rPr>
              <w:t>Face D</w:t>
            </w:r>
            <w:r w:rsidRPr="007237BE">
              <w:rPr>
                <w:i/>
                <w:iCs/>
                <w:sz w:val="16"/>
                <w:szCs w:val="16"/>
                <w:lang w:val="en-US"/>
              </w:rPr>
              <w:t>own</w:t>
            </w:r>
            <w:r w:rsidRPr="007237BE">
              <w:rPr>
                <w:i/>
                <w:iCs/>
                <w:sz w:val="16"/>
                <w:szCs w:val="16"/>
                <w:lang w:val="en-US"/>
              </w:rPr>
              <w:t xml:space="preserve"> (FD)</w:t>
            </w:r>
          </w:p>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r>
      <w:tr w:rsidR="007237BE" w:rsidTr="007237BE">
        <w:trPr>
          <w:trHeight w:val="232"/>
        </w:trPr>
        <w:tc>
          <w:tcPr>
            <w:tcW w:w="1332"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Pr="007237BE" w:rsidRDefault="007237BE" w:rsidP="0090524B">
            <w:pPr>
              <w:pStyle w:val="Body"/>
              <w:rPr>
                <w:sz w:val="16"/>
                <w:szCs w:val="16"/>
              </w:rPr>
            </w:pPr>
            <w:r w:rsidRPr="007237BE">
              <w:rPr>
                <w:i/>
                <w:iCs/>
                <w:sz w:val="16"/>
                <w:szCs w:val="16"/>
                <w:lang w:val="en-US"/>
              </w:rPr>
              <w:t>Left Lateral</w:t>
            </w:r>
            <w:r w:rsidRPr="007237BE">
              <w:rPr>
                <w:i/>
                <w:iCs/>
                <w:sz w:val="16"/>
                <w:szCs w:val="16"/>
                <w:lang w:val="en-US"/>
              </w:rPr>
              <w:t xml:space="preserve"> (LL)</w:t>
            </w:r>
          </w:p>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r>
      <w:tr w:rsidR="007237BE" w:rsidTr="007237BE">
        <w:trPr>
          <w:trHeight w:val="232"/>
        </w:trPr>
        <w:tc>
          <w:tcPr>
            <w:tcW w:w="1332"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Pr="007237BE" w:rsidRDefault="007237BE" w:rsidP="0090524B">
            <w:pPr>
              <w:pStyle w:val="Body"/>
              <w:rPr>
                <w:sz w:val="16"/>
                <w:szCs w:val="16"/>
              </w:rPr>
            </w:pPr>
            <w:r w:rsidRPr="007237BE">
              <w:rPr>
                <w:i/>
                <w:iCs/>
                <w:sz w:val="16"/>
                <w:szCs w:val="16"/>
                <w:lang w:val="en-US"/>
              </w:rPr>
              <w:t>Right Lateral</w:t>
            </w:r>
            <w:r w:rsidRPr="007237BE">
              <w:rPr>
                <w:i/>
                <w:iCs/>
                <w:sz w:val="16"/>
                <w:szCs w:val="16"/>
                <w:lang w:val="en-US"/>
              </w:rPr>
              <w:t xml:space="preserve"> (RL)</w:t>
            </w:r>
          </w:p>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r>
      <w:tr w:rsidR="007237BE" w:rsidTr="007237BE">
        <w:trPr>
          <w:trHeight w:val="237"/>
        </w:trPr>
        <w:tc>
          <w:tcPr>
            <w:tcW w:w="1332"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Pr="007237BE" w:rsidRDefault="007237BE" w:rsidP="0090524B">
            <w:pPr>
              <w:pStyle w:val="Body"/>
              <w:rPr>
                <w:sz w:val="16"/>
                <w:szCs w:val="16"/>
              </w:rPr>
            </w:pPr>
            <w:r w:rsidRPr="007237BE">
              <w:rPr>
                <w:i/>
                <w:iCs/>
                <w:sz w:val="16"/>
                <w:szCs w:val="16"/>
                <w:lang w:val="en-US"/>
              </w:rPr>
              <w:t>Edge</w:t>
            </w:r>
            <w:r w:rsidRPr="007237BE">
              <w:rPr>
                <w:i/>
                <w:iCs/>
                <w:sz w:val="16"/>
                <w:szCs w:val="16"/>
                <w:lang w:val="en-US"/>
              </w:rPr>
              <w:t xml:space="preserve"> (E)</w:t>
            </w:r>
          </w:p>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45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c>
          <w:tcPr>
            <w:tcW w:w="540" w:type="dxa"/>
            <w:tcBorders>
              <w:top w:val="single" w:sz="4" w:space="0" w:color="auto"/>
              <w:left w:val="single" w:sz="4" w:space="0" w:color="auto"/>
              <w:bottom w:val="single" w:sz="4" w:space="0" w:color="auto"/>
              <w:right w:val="single" w:sz="4" w:space="0" w:color="auto"/>
            </w:tcBorders>
          </w:tcPr>
          <w:p w:rsidR="007237BE" w:rsidRDefault="007237BE" w:rsidP="0090524B"/>
        </w:tc>
      </w:tr>
    </w:tbl>
    <w:p w:rsidR="007237BE" w:rsidRDefault="007237BE" w:rsidP="007237BE">
      <w:pPr>
        <w:pStyle w:val="Body"/>
      </w:pPr>
    </w:p>
    <w:p w:rsidR="007237BE" w:rsidRDefault="007237BE">
      <w:pPr>
        <w:pStyle w:val="Body"/>
        <w:ind w:firstLine="720"/>
        <w:rPr>
          <w:lang w:val="en-US"/>
        </w:rPr>
      </w:pPr>
    </w:p>
    <w:p w:rsidR="007237BE" w:rsidRDefault="007237BE">
      <w:pPr>
        <w:pStyle w:val="Body"/>
        <w:ind w:firstLine="720"/>
        <w:rPr>
          <w:lang w:val="en-US"/>
        </w:rPr>
      </w:pPr>
    </w:p>
    <w:p w:rsidR="00A81231" w:rsidRDefault="001F11EF">
      <w:pPr>
        <w:pStyle w:val="Body"/>
        <w:ind w:firstLine="720"/>
        <w:rPr>
          <w:lang w:val="en-US"/>
        </w:rPr>
      </w:pPr>
      <w:r>
        <w:rPr>
          <w:lang w:val="en-US"/>
        </w:rPr>
        <w:t>The current posture is displayed on the app scree</w:t>
      </w:r>
      <w:r w:rsidR="00623C4B">
        <w:rPr>
          <w:lang w:val="en-US"/>
        </w:rPr>
        <w:t>n as shown in Fig. 10</w:t>
      </w:r>
      <w:r>
        <w:rPr>
          <w:lang w:val="en-US"/>
        </w:rPr>
        <w:t xml:space="preserve">(a). Fall Alert is triggered when the system detects that the user is close to either the left or the right edge of the mat, which can be seen in Fig. 13 (b). When the user leaves the bed, the </w:t>
      </w:r>
      <w:r>
        <w:rPr>
          <w:rtl/>
          <w:lang w:val="ar-SA"/>
        </w:rPr>
        <w:t>“</w:t>
      </w:r>
      <w:r>
        <w:t xml:space="preserve">Bed Alert” </w:t>
      </w:r>
      <w:r>
        <w:rPr>
          <w:lang w:val="en-US"/>
        </w:rPr>
        <w:t xml:space="preserve">is triggered for the caregiver. This notifies the caregiver that the bed occupant has left the bed. Both alerts are intended to inform the android application user about the </w:t>
      </w:r>
      <w:r w:rsidR="007237BE">
        <w:rPr>
          <w:noProof/>
          <w:lang w:val="en-US" w:eastAsia="en-US"/>
        </w:rPr>
        <mc:AlternateContent>
          <mc:Choice Requires="wps">
            <w:drawing>
              <wp:anchor distT="80010" distB="80010" distL="80010" distR="80010" simplePos="0" relativeHeight="251689984" behindDoc="0" locked="0" layoutInCell="1" allowOverlap="1" wp14:anchorId="572B3B66" wp14:editId="3092A560">
                <wp:simplePos x="0" y="0"/>
                <wp:positionH relativeFrom="margin">
                  <wp:align>left</wp:align>
                </wp:positionH>
                <wp:positionV relativeFrom="line">
                  <wp:posOffset>311150</wp:posOffset>
                </wp:positionV>
                <wp:extent cx="2872105" cy="2170430"/>
                <wp:effectExtent l="0" t="0" r="4445" b="127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170430"/>
                        </a:xfrm>
                        <a:prstGeom prst="rect">
                          <a:avLst/>
                        </a:prstGeom>
                        <a:solidFill>
                          <a:srgbClr val="FFFFFF"/>
                        </a:solidFill>
                        <a:ln w="12700" cap="flat">
                          <a:noFill/>
                          <a:miter lim="400000"/>
                        </a:ln>
                        <a:effectLst/>
                      </wps:spPr>
                      <wps:txbx>
                        <w:txbxContent>
                          <w:p w:rsidR="004E7596" w:rsidRDefault="004E7596" w:rsidP="004E7596">
                            <w:pPr>
                              <w:pStyle w:val="Body"/>
                            </w:pPr>
                            <w:r>
                              <w:rPr>
                                <w:noProof/>
                                <w:lang w:val="en-US" w:eastAsia="en-US"/>
                              </w:rPr>
                              <w:drawing>
                                <wp:inline distT="0" distB="0" distL="0" distR="0" wp14:anchorId="204571CB" wp14:editId="232B4999">
                                  <wp:extent cx="2133865" cy="1901373"/>
                                  <wp:effectExtent l="0" t="0" r="0" b="3810"/>
                                  <wp:docPr id="17"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8">
                                            <a:extLst/>
                                          </a:blip>
                                          <a:stretch>
                                            <a:fillRect/>
                                          </a:stretch>
                                        </pic:blipFill>
                                        <pic:spPr>
                                          <a:xfrm>
                                            <a:off x="0" y="0"/>
                                            <a:ext cx="2150455" cy="1916156"/>
                                          </a:xfrm>
                                          <a:prstGeom prst="rect">
                                            <a:avLst/>
                                          </a:prstGeom>
                                        </pic:spPr>
                                      </pic:pic>
                                    </a:graphicData>
                                  </a:graphic>
                                </wp:inline>
                              </w:drawing>
                            </w:r>
                          </w:p>
                          <w:p w:rsidR="004E7596" w:rsidRDefault="004E7596" w:rsidP="004E7596">
                            <w:pPr>
                              <w:pStyle w:val="Body"/>
                            </w:pPr>
                            <w:r>
                              <w:rPr>
                                <w:b/>
                                <w:bCs/>
                                <w:lang w:val="da-DK"/>
                              </w:rPr>
                              <w:t>Fig 11</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5" type="#_x0000_t202" alt="Text Box 2" style="position:absolute;left:0;text-align:left;margin-left:0;margin-top:24.5pt;width:226.15pt;height:170.9pt;z-index:251689984;visibility:visible;mso-wrap-style:square;mso-height-percent:0;mso-wrap-distance-left:6.3pt;mso-wrap-distance-top:6.3pt;mso-wrap-distance-right:6.3pt;mso-wrap-distance-bottom:6.3pt;mso-position-horizontal:left;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" stroked="f" strokeweight="1pt">
                <v:stroke miterlimit="4"/>
                <v:textbox inset="1.27mm,1.27mm,1.27mm,1.27mm">
                  <w:txbxContent>
                    <w:p w:rsidR="004E7596" w:rsidRDefault="004E7596" w:rsidP="004E7596">
                      <w:pPr>
                        <w:pStyle w:val="Body"/>
                      </w:pPr>
                      <w:r>
                        <w:rPr>
                          <w:noProof/>
                          <w:lang w:val="en-US" w:eastAsia="en-US"/>
                        </w:rPr>
                        <w:drawing>
                          <wp:inline distT="0" distB="0" distL="0" distR="0" wp14:anchorId="204571CB" wp14:editId="232B4999">
                            <wp:extent cx="2133865" cy="1901373"/>
                            <wp:effectExtent l="0" t="0" r="0" b="3810"/>
                            <wp:docPr id="17"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8">
                                      <a:extLst/>
                                    </a:blip>
                                    <a:stretch>
                                      <a:fillRect/>
                                    </a:stretch>
                                  </pic:blipFill>
                                  <pic:spPr>
                                    <a:xfrm>
                                      <a:off x="0" y="0"/>
                                      <a:ext cx="2150455" cy="1916156"/>
                                    </a:xfrm>
                                    <a:prstGeom prst="rect">
                                      <a:avLst/>
                                    </a:prstGeom>
                                  </pic:spPr>
                                </pic:pic>
                              </a:graphicData>
                            </a:graphic>
                          </wp:inline>
                        </w:drawing>
                      </w:r>
                    </w:p>
                    <w:p w:rsidR="004E7596" w:rsidRDefault="004E7596" w:rsidP="004E7596">
                      <w:pPr>
                        <w:pStyle w:val="Body"/>
                      </w:pPr>
                      <w:r>
                        <w:rPr>
                          <w:b/>
                          <w:bCs/>
                          <w:lang w:val="da-DK"/>
                        </w:rPr>
                        <w:t>Fig 11</w:t>
                      </w:r>
                      <w:r>
                        <w:rPr>
                          <w:lang w:val="en-US"/>
                        </w:rPr>
                        <w:t xml:space="preserve"> (a) Live posture image (b) fall alert</w:t>
                      </w:r>
                    </w:p>
                  </w:txbxContent>
                </v:textbox>
                <w10:wrap type="square" anchorx="margin" anchory="line"/>
              </v:shape>
            </w:pict>
          </mc:Fallback>
        </mc:AlternateContent>
      </w:r>
      <w:r>
        <w:rPr>
          <w:lang w:val="en-US"/>
        </w:rPr>
        <w:t>possibility that the user may fall or has fallen out of bed.</w:t>
      </w:r>
    </w:p>
    <w:p w:rsidR="004E7596" w:rsidRDefault="004E7596">
      <w:pPr>
        <w:pStyle w:val="Body"/>
        <w:ind w:firstLine="720"/>
        <w:rPr>
          <w:lang w:val="en-US"/>
        </w:rPr>
      </w:pPr>
    </w:p>
    <w:p w:rsidR="00A81231" w:rsidRDefault="001F11EF">
      <w:pPr>
        <w:pStyle w:val="Heading"/>
        <w:numPr>
          <w:ilvl w:val="0"/>
          <w:numId w:val="7"/>
        </w:numPr>
      </w:pPr>
      <w:r>
        <w:t xml:space="preserve">Conclusion </w:t>
      </w:r>
    </w:p>
    <w:p w:rsidR="00A81231" w:rsidRDefault="001F11EF">
      <w:pPr>
        <w:pStyle w:val="Body"/>
        <w:ind w:firstLine="709"/>
      </w:pPr>
      <w:r>
        <w:rPr>
          <w:lang w:val="en-US"/>
        </w:rPr>
        <w:t xml:space="preserve">Poor sleep and sleep postures poses a great threat to the health of elderly people living residential care. These risks can be reduced by effectively monitoring the pattern and posture of the sleep which </w:t>
      </w:r>
      <w:proofErr w:type="spellStart"/>
      <w:r>
        <w:rPr>
          <w:lang w:val="en-US"/>
        </w:rPr>
        <w:t>i</w:t>
      </w:r>
      <w:proofErr w:type="spellEnd"/>
      <w:r>
        <w:rPr>
          <w:lang w:val="fr-FR"/>
        </w:rPr>
        <w:t>s</w:t>
      </w:r>
      <w:r>
        <w:rPr>
          <w:lang w:val="en-US"/>
        </w:rPr>
        <w:t xml:space="preserve"> a challenging task. In this paper, we presented a </w:t>
      </w:r>
      <w:r>
        <w:rPr>
          <w:lang w:val="fr-FR"/>
        </w:rPr>
        <w:t xml:space="preserve">novel </w:t>
      </w:r>
      <w:r>
        <w:rPr>
          <w:lang w:val="en-US"/>
        </w:rPr>
        <w:t xml:space="preserve">system that is unobtrusive, affordable and accessible through a smartphone. Our system can identify four different major sleep postures alongside generating fall warning, pressure sore and unoccupied bed alerts. A cloud server was used for collection and processing of the sensor data. Machine learning is used for the classification. A user-friendly Android application allows users to easily access the statistical data related to their sleep such as posture distribution and generates fall, bed sore and bed unoccupied alert warnings. The system has an average accuracy of 90% in identifying different cases. Further improvements can be made to the system to enhance the overall functionality. </w:t>
      </w:r>
    </w:p>
    <w:p w:rsidR="00A81231" w:rsidRDefault="00A81231">
      <w:pPr>
        <w:pStyle w:val="Body"/>
        <w:ind w:firstLine="709"/>
      </w:pPr>
    </w:p>
    <w:p w:rsidR="00A81231" w:rsidRDefault="001F11EF">
      <w:pPr>
        <w:pStyle w:val="Body"/>
        <w:ind w:firstLine="709"/>
      </w:pPr>
      <w:r>
        <w:rPr>
          <w:lang w:val="fr-FR"/>
        </w:rPr>
        <w:t xml:space="preserve">As </w:t>
      </w:r>
      <w:proofErr w:type="gramStart"/>
      <w:r>
        <w:rPr>
          <w:lang w:val="fr-FR"/>
        </w:rPr>
        <w:t>a</w:t>
      </w:r>
      <w:proofErr w:type="gramEnd"/>
      <w:r>
        <w:rPr>
          <w:lang w:val="fr-FR"/>
        </w:rPr>
        <w:t xml:space="preserve"> future </w:t>
      </w:r>
      <w:proofErr w:type="spellStart"/>
      <w:r>
        <w:rPr>
          <w:lang w:val="fr-FR"/>
        </w:rPr>
        <w:t>work</w:t>
      </w:r>
      <w:proofErr w:type="spellEnd"/>
      <w:r>
        <w:rPr>
          <w:lang w:val="fr-FR"/>
        </w:rPr>
        <w:t>, w</w:t>
      </w:r>
      <w:proofErr w:type="spellStart"/>
      <w:r>
        <w:rPr>
          <w:lang w:val="en-US"/>
        </w:rPr>
        <w:t>e</w:t>
      </w:r>
      <w:proofErr w:type="spellEnd"/>
      <w:r>
        <w:rPr>
          <w:lang w:val="en-US"/>
        </w:rPr>
        <w:t xml:space="preserve"> intend to increase the number of postures that can be detected easily and we also plan to develop the algorithm to measure the breathing rate. Development of an Android or iOS application for smartwatch will make the system more flexible, and the health care professionals will be able to view statistical data and get alerts on their smart watch.</w:t>
      </w: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pPr>
      <w:r>
        <w:rPr>
          <w:lang w:val="en-US"/>
        </w:rPr>
        <w:t>Informed consent was not necessary for this review.</w:t>
      </w:r>
    </w:p>
    <w:p w:rsidR="00A81231" w:rsidRDefault="001F11EF">
      <w:pPr>
        <w:pStyle w:val="Heading"/>
        <w:keepNext w:val="0"/>
        <w:widowControl w:val="0"/>
      </w:pPr>
      <w:proofErr w:type="spellStart"/>
      <w:r>
        <w:lastRenderedPageBreak/>
        <w:t>References</w:t>
      </w:r>
      <w:proofErr w:type="spellEnd"/>
    </w:p>
    <w:p w:rsidR="00A81231" w:rsidRDefault="00A81231">
      <w:pPr>
        <w:pStyle w:val="Body"/>
      </w:pPr>
    </w:p>
    <w:p w:rsidR="00866ECD" w:rsidRPr="00447ED6"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19" w:history="1">
        <w:r w:rsidRPr="00447ED6">
          <w:t>https://www.who.int/ageing/WHO-GSAP-2017.pdf?ua=1</w:t>
        </w:r>
      </w:hyperlink>
      <w:hyperlink r:id="rId20" w:anchor="ref-link-section-d11335e468" w:history="1">
        <w:r w:rsidRPr="00447ED6">
          <w:t>Return to ref 2 in article</w:t>
        </w:r>
      </w:hyperlink>
    </w:p>
    <w:p w:rsidR="00A81231" w:rsidRDefault="001F11EF">
      <w:pPr>
        <w:pStyle w:val="ListParagraph"/>
        <w:numPr>
          <w:ilvl w:val="0"/>
          <w:numId w:val="9"/>
        </w:numPr>
      </w:pPr>
      <w:r>
        <w:t xml:space="preserve">Colten HR, </w:t>
      </w:r>
      <w:proofErr w:type="spellStart"/>
      <w:r>
        <w:t>Altevogt</w:t>
      </w:r>
      <w:proofErr w:type="spellEnd"/>
      <w:r>
        <w:t xml:space="preserve"> BM, Institute of Medicine (U.S.). </w:t>
      </w:r>
      <w:r>
        <w:rPr>
          <w:i/>
          <w:iCs/>
        </w:rPr>
        <w:t>Committee on Sleep Medicine and Research</w:t>
      </w:r>
      <w:r>
        <w:t>. Sleep disorders and sleep deprivation: an unmet public health problem. Washington, DC: Institute of Medicine, National Academies Press, 2006.</w:t>
      </w:r>
    </w:p>
    <w:p w:rsidR="00A81231" w:rsidRDefault="001F11EF">
      <w:pPr>
        <w:pStyle w:val="ListParagraph"/>
        <w:numPr>
          <w:ilvl w:val="0"/>
          <w:numId w:val="9"/>
        </w:numPr>
      </w:pPr>
      <w:r>
        <w:t xml:space="preserve">Harvey R Colten, Bruce M </w:t>
      </w:r>
      <w:proofErr w:type="spellStart"/>
      <w:r>
        <w:t>Altevogt</w:t>
      </w:r>
      <w:proofErr w:type="spellEnd"/>
      <w:r>
        <w:t>, and Institute of Medicine (US) Committee on Sleep Medicine and Research. 2006. Sleep Disorders and Sleep Deprivation. National Academies Press (US).</w:t>
      </w:r>
    </w:p>
    <w:p w:rsidR="00A81231" w:rsidRDefault="001F11EF">
      <w:pPr>
        <w:pStyle w:val="ListParagraph"/>
        <w:numPr>
          <w:ilvl w:val="0"/>
          <w:numId w:val="9"/>
        </w:numPr>
      </w:pPr>
      <w:proofErr w:type="spellStart"/>
      <w:r>
        <w:t>Verhaert</w:t>
      </w:r>
      <w:proofErr w:type="spellEnd"/>
      <w:r>
        <w:t xml:space="preserve">, Vincent, Bart </w:t>
      </w:r>
      <w:proofErr w:type="spellStart"/>
      <w:r>
        <w:t>Haex</w:t>
      </w:r>
      <w:proofErr w:type="spellEnd"/>
      <w:r>
        <w:t xml:space="preserve">, Tom De Wilde, Daniel </w:t>
      </w:r>
      <w:proofErr w:type="spellStart"/>
      <w:r>
        <w:t>Berckmans</w:t>
      </w:r>
      <w:proofErr w:type="spellEnd"/>
      <w:r>
        <w:t xml:space="preserve">, Marie </w:t>
      </w:r>
      <w:proofErr w:type="spellStart"/>
      <w:r>
        <w:t>Vandekerckhove</w:t>
      </w:r>
      <w:proofErr w:type="spellEnd"/>
      <w:r>
        <w:t xml:space="preserve">, Johan </w:t>
      </w:r>
      <w:proofErr w:type="spellStart"/>
      <w:r>
        <w:t>Verbraecken</w:t>
      </w:r>
      <w:proofErr w:type="spellEnd"/>
      <w:r>
        <w:t xml:space="preserve">, and Jos Vander </w:t>
      </w:r>
      <w:proofErr w:type="spellStart"/>
      <w:r>
        <w:t>Sloten</w:t>
      </w:r>
      <w:proofErr w:type="spellEnd"/>
      <w:r>
        <w:t xml:space="preserve">.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 xml:space="preserve">Jean-Louis, G., </w:t>
      </w:r>
      <w:proofErr w:type="spellStart"/>
      <w:r>
        <w:t>Zizi</w:t>
      </w:r>
      <w:proofErr w:type="spellEnd"/>
      <w:r>
        <w:t xml:space="preserve">, F., Brown, D., </w:t>
      </w:r>
      <w:proofErr w:type="spellStart"/>
      <w:r>
        <w:t>Ogedegbe</w:t>
      </w:r>
      <w:proofErr w:type="spellEnd"/>
      <w:r>
        <w:t xml:space="preserve">, G., Borer, J., &amp; McFarlane, S. (2009). Obstructive sleep apnea and cardiovascular disease: evidence and underlying mechanisms. Minerva </w:t>
      </w:r>
      <w:proofErr w:type="spellStart"/>
      <w:r>
        <w:t>pneumologica</w:t>
      </w:r>
      <w:proofErr w:type="spellEnd"/>
      <w:r>
        <w:t>, 48(4), 277–293.</w:t>
      </w:r>
    </w:p>
    <w:p w:rsidR="00A81231" w:rsidRDefault="001F11EF">
      <w:pPr>
        <w:pStyle w:val="ListParagraph"/>
        <w:numPr>
          <w:ilvl w:val="0"/>
          <w:numId w:val="9"/>
        </w:numPr>
      </w:pPr>
      <w:r>
        <w:t xml:space="preserve">D. Seitz, N. </w:t>
      </w:r>
      <w:proofErr w:type="spellStart"/>
      <w:r>
        <w:t>Purandare</w:t>
      </w:r>
      <w:proofErr w:type="spellEnd"/>
      <w:r>
        <w:t xml:space="preserve">, D. Conn, “Prevalence of psychiatric disorders among older adults in long-term care homes: A systematic review,” </w:t>
      </w:r>
      <w:r>
        <w:rPr>
          <w:i/>
          <w:iCs/>
        </w:rPr>
        <w:t xml:space="preserve">International </w:t>
      </w:r>
      <w:proofErr w:type="spellStart"/>
      <w:r>
        <w:rPr>
          <w:i/>
          <w:iCs/>
        </w:rPr>
        <w:t>Psychogeriatrics</w:t>
      </w:r>
      <w:proofErr w:type="spellEnd"/>
      <w:r>
        <w:t xml:space="preserve">, vol. 22, no. 7, p.1025-1039, June 2010. </w:t>
      </w:r>
    </w:p>
    <w:p w:rsidR="00A81231" w:rsidRDefault="001F11EF">
      <w:pPr>
        <w:pStyle w:val="ListParagraph"/>
        <w:numPr>
          <w:ilvl w:val="0"/>
          <w:numId w:val="9"/>
        </w:numPr>
      </w:pPr>
      <w:r>
        <w:t xml:space="preserve">R. </w:t>
      </w:r>
      <w:proofErr w:type="spellStart"/>
      <w:r>
        <w:t>Catto</w:t>
      </w:r>
      <w:proofErr w:type="spellEnd"/>
      <w:r>
        <w:t xml:space="preserve">, “The case for investment in: A quality improvement </w:t>
      </w:r>
      <w:proofErr w:type="spellStart"/>
      <w:r>
        <w:t>programme</w:t>
      </w:r>
      <w:proofErr w:type="spellEnd"/>
      <w:r>
        <w:t xml:space="preserve"> to reduce pressure injuries in New Zealand,” KPMG Advisory, New Zealand. Report. 19 Nov. 2015.</w:t>
      </w:r>
    </w:p>
    <w:p w:rsidR="00A81231" w:rsidRDefault="001F11EF">
      <w:pPr>
        <w:pStyle w:val="ListParagraph"/>
        <w:numPr>
          <w:ilvl w:val="0"/>
          <w:numId w:val="9"/>
        </w:numPr>
      </w:pPr>
      <w:r>
        <w:t xml:space="preserve">Ye, S., and </w:t>
      </w:r>
      <w:proofErr w:type="spellStart"/>
      <w:r>
        <w:t>Eum</w:t>
      </w:r>
      <w:proofErr w:type="spellEnd"/>
      <w:r>
        <w:t xml:space="preserve">. S. 2017. Implement the system of the Position Change for Obstructive sleep apnea patient. Journal of the Korea Institute of Information and Communication Engineering. 21, 6 (Jun. 2017), 1231-1236. </w:t>
      </w:r>
    </w:p>
    <w:p w:rsidR="00A81231" w:rsidRDefault="001F11EF">
      <w:pPr>
        <w:pStyle w:val="ListParagraph"/>
        <w:numPr>
          <w:ilvl w:val="0"/>
          <w:numId w:val="9"/>
        </w:numPr>
      </w:pPr>
      <w:proofErr w:type="spellStart"/>
      <w:r>
        <w:t>Tangtrakulwanich</w:t>
      </w:r>
      <w:proofErr w:type="spellEnd"/>
      <w:r>
        <w:t xml:space="preserve"> B, </w:t>
      </w:r>
      <w:proofErr w:type="spellStart"/>
      <w:r>
        <w:t>Kapkird</w:t>
      </w:r>
      <w:proofErr w:type="spellEnd"/>
      <w:r>
        <w:t xml:space="preserve"> A. Analyses of possible risk factors for </w:t>
      </w:r>
      <w:proofErr w:type="spellStart"/>
      <w:r>
        <w:t>subacromial</w:t>
      </w:r>
      <w:proofErr w:type="spellEnd"/>
      <w:r>
        <w:t xml:space="preserve"> impingement syndrome. World J. </w:t>
      </w:r>
      <w:proofErr w:type="spellStart"/>
      <w:r>
        <w:t>Orthop</w:t>
      </w:r>
      <w:proofErr w:type="spellEnd"/>
      <w:r>
        <w:t>. 2012</w:t>
      </w:r>
      <w:proofErr w:type="gramStart"/>
      <w:r>
        <w:t>;3</w:t>
      </w:r>
      <w:proofErr w:type="gramEnd"/>
      <w:r>
        <w:t>(1):5–9.</w:t>
      </w:r>
    </w:p>
    <w:p w:rsidR="00A81231" w:rsidRDefault="001F11EF">
      <w:pPr>
        <w:pStyle w:val="ListParagraph"/>
        <w:numPr>
          <w:ilvl w:val="0"/>
          <w:numId w:val="9"/>
        </w:numPr>
      </w:pPr>
      <w:proofErr w:type="spellStart"/>
      <w:r>
        <w:t>Cheyne</w:t>
      </w:r>
      <w:proofErr w:type="spellEnd"/>
      <w:r>
        <w:t xml:space="preserve"> JA. Situational factors affecting sleep paralysis and associated hallucinations: position and timing effects. J Sleep Res. 2002</w:t>
      </w:r>
      <w:proofErr w:type="gramStart"/>
      <w:r>
        <w:t>;11</w:t>
      </w:r>
      <w:proofErr w:type="gramEnd"/>
      <w:r>
        <w:t>(2):169–77.</w:t>
      </w:r>
    </w:p>
    <w:p w:rsidR="00A81231" w:rsidRDefault="001F11EF">
      <w:pPr>
        <w:pStyle w:val="ListParagraph"/>
        <w:numPr>
          <w:ilvl w:val="0"/>
          <w:numId w:val="9"/>
        </w:numPr>
      </w:pPr>
      <w:r>
        <w:t xml:space="preserve">Johnson DA, Orr WC, Crawley JA, </w:t>
      </w:r>
      <w:proofErr w:type="spellStart"/>
      <w:r>
        <w:t>Traxler</w:t>
      </w:r>
      <w:proofErr w:type="spellEnd"/>
      <w:r>
        <w:t xml:space="preserve"> B, McCullough J, Brown KA, Roth T. Effect of esomeprazole on nighttime heartburn and sleep quality in patients with GERD: a randomized, placebo-controlled trial. </w:t>
      </w:r>
      <w:r>
        <w:rPr>
          <w:i/>
          <w:iCs/>
        </w:rPr>
        <w:t xml:space="preserve">Am J </w:t>
      </w:r>
      <w:proofErr w:type="spellStart"/>
      <w:r>
        <w:rPr>
          <w:i/>
          <w:iCs/>
        </w:rPr>
        <w:t>Gastroenterol</w:t>
      </w:r>
      <w:proofErr w:type="spellEnd"/>
      <w:r>
        <w:t>. 2005</w:t>
      </w:r>
      <w:proofErr w:type="gramStart"/>
      <w:r>
        <w:t>;100</w:t>
      </w:r>
      <w:proofErr w:type="gramEnd"/>
      <w:r>
        <w:t>(9):1914–22.</w:t>
      </w:r>
    </w:p>
    <w:p w:rsidR="00A81231" w:rsidRDefault="001F11EF">
      <w:pPr>
        <w:pStyle w:val="ListParagraph"/>
        <w:numPr>
          <w:ilvl w:val="0"/>
          <w:numId w:val="9"/>
        </w:numPr>
      </w:pPr>
      <w:r>
        <w:t xml:space="preserve">"Bed Sore Lawyers | Pressure Sores | Queens, Long Island &amp; NYC", Bed, Bedding, and Bedroom Decoration Ideas, 2018. [Online]. Available: </w:t>
      </w:r>
      <w:r>
        <w:t>http://www.homedesigndll.pw/photo/22043/bed-sore-lawyers-pressure-sores-queens-long-island-nyc.jpg. [Accessed: 08- Oct- 2018].</w:t>
      </w:r>
      <w:ins w:id="8" w:author="Muhammad Nadeem" w:date="2020-08-08T20:51:00Z">
        <w:r w:rsidR="003E720B">
          <w:rPr>
            <w:rFonts w:ascii="Arial" w:hAnsi="Arial" w:cs="Arial"/>
            <w:color w:val="222222"/>
            <w:shd w:val="clear" w:color="auto" w:fill="FFFFFF"/>
          </w:rPr>
          <w:t xml:space="preserve"> </w:t>
        </w:r>
      </w:ins>
    </w:p>
    <w:p w:rsidR="00A81231" w:rsidRPr="00BC5BFD" w:rsidRDefault="00BC5BFD">
      <w:pPr>
        <w:pStyle w:val="ListParagraph"/>
        <w:numPr>
          <w:ilvl w:val="0"/>
          <w:numId w:val="9"/>
        </w:numPr>
        <w:rPr>
          <w:rFonts w:cs="Times New Roman"/>
        </w:rPr>
      </w:pPr>
      <w:proofErr w:type="spellStart"/>
      <w:r w:rsidRPr="003A5CAB">
        <w:rPr>
          <w:rFonts w:cs="Times New Roman"/>
          <w:color w:val="222222"/>
          <w:shd w:val="clear" w:color="auto" w:fill="FFFFFF"/>
        </w:rPr>
        <w:t>Muppavram</w:t>
      </w:r>
      <w:proofErr w:type="spellEnd"/>
      <w:r w:rsidRPr="003A5CAB">
        <w:rPr>
          <w:rFonts w:cs="Times New Roman"/>
          <w:color w:val="222222"/>
          <w:shd w:val="clear" w:color="auto" w:fill="FFFFFF"/>
        </w:rPr>
        <w:t xml:space="preserve"> S., Patel, N., &amp; Nadeem, M. (2018, July). Posture Alert. In </w:t>
      </w:r>
      <w:r w:rsidRPr="003A5CAB">
        <w:rPr>
          <w:rFonts w:cs="Times New Roman"/>
          <w:i/>
          <w:iCs/>
          <w:color w:val="222222"/>
          <w:shd w:val="clear" w:color="auto" w:fill="FFFFFF"/>
        </w:rPr>
        <w:t>2018 IEEE Region Ten Symposium (</w:t>
      </w:r>
      <w:proofErr w:type="spellStart"/>
      <w:r w:rsidRPr="003A5CAB">
        <w:rPr>
          <w:rFonts w:cs="Times New Roman"/>
          <w:i/>
          <w:iCs/>
          <w:color w:val="222222"/>
          <w:shd w:val="clear" w:color="auto" w:fill="FFFFFF"/>
        </w:rPr>
        <w:t>Tensymp</w:t>
      </w:r>
      <w:proofErr w:type="spellEnd"/>
      <w:r w:rsidRPr="003A5CAB">
        <w:rPr>
          <w:rFonts w:cs="Times New Roman"/>
          <w:i/>
          <w:iCs/>
          <w:color w:val="222222"/>
          <w:shd w:val="clear" w:color="auto" w:fill="FFFFFF"/>
        </w:rPr>
        <w:t>)</w:t>
      </w:r>
      <w:r w:rsidRPr="003A5CAB">
        <w:rPr>
          <w:rFonts w:cs="Times New Roman"/>
          <w:color w:val="222222"/>
          <w:shd w:val="clear" w:color="auto" w:fill="FFFFFF"/>
        </w:rPr>
        <w:t> (pp. 213-218). IEEE.</w:t>
      </w:r>
    </w:p>
    <w:p w:rsidR="00A81231" w:rsidRDefault="009F704D" w:rsidP="009F704D">
      <w:pPr>
        <w:pStyle w:val="ListParagraph"/>
        <w:numPr>
          <w:ilvl w:val="0"/>
          <w:numId w:val="9"/>
        </w:numPr>
      </w:pPr>
      <w:proofErr w:type="spellStart"/>
      <w:r w:rsidRPr="009F704D">
        <w:t>Sadek</w:t>
      </w:r>
      <w:proofErr w:type="spellEnd"/>
      <w:r w:rsidRPr="009F704D">
        <w:t xml:space="preserve">, I., </w:t>
      </w:r>
      <w:proofErr w:type="spellStart"/>
      <w:r w:rsidRPr="009F704D">
        <w:t>Demarasse</w:t>
      </w:r>
      <w:proofErr w:type="spellEnd"/>
      <w:r w:rsidRPr="009F704D">
        <w:t xml:space="preserve">, A., &amp; </w:t>
      </w:r>
      <w:proofErr w:type="spellStart"/>
      <w:r w:rsidRPr="009F704D">
        <w:t>Mokhtari</w:t>
      </w:r>
      <w:proofErr w:type="spellEnd"/>
      <w:r w:rsidRPr="009F704D">
        <w:t xml:space="preserve">, M. (2019). Internet of things for sleep tracking: wearables vs. </w:t>
      </w:r>
      <w:proofErr w:type="spellStart"/>
      <w:r w:rsidRPr="009F704D">
        <w:t>nonwearables</w:t>
      </w:r>
      <w:proofErr w:type="spellEnd"/>
      <w:r w:rsidRPr="009F704D">
        <w:t>. Health and Technology, 1-8</w:t>
      </w:r>
    </w:p>
    <w:p w:rsidR="00A81231" w:rsidRDefault="009F704D" w:rsidP="009F704D">
      <w:pPr>
        <w:pStyle w:val="ListParagraph"/>
        <w:numPr>
          <w:ilvl w:val="0"/>
          <w:numId w:val="9"/>
        </w:numPr>
      </w:pPr>
      <w:proofErr w:type="spellStart"/>
      <w:r w:rsidRPr="009F704D">
        <w:t>Stoeva</w:t>
      </w:r>
      <w:proofErr w:type="spellEnd"/>
      <w:r w:rsidRPr="009F704D">
        <w:t>, M. (2020). Health and technology revealing the vision on technological applications in contemporary healthcare.</w:t>
      </w:r>
    </w:p>
    <w:p w:rsidR="00A81231" w:rsidRDefault="001F11EF">
      <w:pPr>
        <w:pStyle w:val="ListParagraph"/>
        <w:numPr>
          <w:ilvl w:val="0"/>
          <w:numId w:val="9"/>
        </w:numPr>
      </w:pPr>
      <w:r>
        <w:t xml:space="preserve">ACC, “Statistics on our claims,” 29 April 2017. [Online]. Available: </w:t>
      </w:r>
      <w:hyperlink r:id="rId21" w:history="1">
        <w:r>
          <w:rPr>
            <w:rStyle w:val="Hyperlink0"/>
          </w:rPr>
          <w:t>https://www.acc.co.nz/aboutus/</w:t>
        </w:r>
      </w:hyperlink>
      <w:r>
        <w:rPr>
          <w:rStyle w:val="Hyperlink0"/>
        </w:rPr>
        <w:t xml:space="preserve"> statistics/#injury-stats-nav. [Accessed 08- Oct- 2018]</w:t>
      </w:r>
    </w:p>
    <w:p w:rsidR="00A81231" w:rsidRDefault="001F11EF">
      <w:pPr>
        <w:pStyle w:val="ListParagraph"/>
        <w:numPr>
          <w:ilvl w:val="0"/>
          <w:numId w:val="9"/>
        </w:numPr>
      </w:pPr>
      <w:proofErr w:type="spellStart"/>
      <w:r>
        <w:rPr>
          <w:rStyle w:val="Hyperlink0"/>
        </w:rPr>
        <w:t>Penzel</w:t>
      </w:r>
      <w:proofErr w:type="spellEnd"/>
      <w:r>
        <w:rPr>
          <w:rStyle w:val="Hyperlink0"/>
        </w:rPr>
        <w:t xml:space="preserve">, T., </w:t>
      </w:r>
      <w:proofErr w:type="spellStart"/>
      <w:r>
        <w:rPr>
          <w:rStyle w:val="Hyperlink0"/>
        </w:rPr>
        <w:t>Schöbel</w:t>
      </w:r>
      <w:proofErr w:type="spellEnd"/>
      <w:r>
        <w:rPr>
          <w:rStyle w:val="Hyperlink0"/>
        </w:rPr>
        <w:t xml:space="preserve">, C., &amp; </w:t>
      </w:r>
      <w:proofErr w:type="spellStart"/>
      <w:r>
        <w:rPr>
          <w:rStyle w:val="Hyperlink0"/>
        </w:rPr>
        <w:t>Fietze</w:t>
      </w:r>
      <w:proofErr w:type="spellEnd"/>
      <w:r>
        <w:rPr>
          <w:rStyle w:val="Hyperlink0"/>
        </w:rPr>
        <w:t>, I. (2018). New technology to assess sleep apnea: wearables, smartphones, and accessories. F1000Research, 7.</w:t>
      </w:r>
    </w:p>
    <w:p w:rsidR="00A81231" w:rsidRDefault="001F11EF">
      <w:pPr>
        <w:pStyle w:val="ListParagraph"/>
        <w:numPr>
          <w:ilvl w:val="0"/>
          <w:numId w:val="9"/>
        </w:numPr>
      </w:pPr>
      <w:r>
        <w:rPr>
          <w:rStyle w:val="Hyperlink0"/>
        </w:rPr>
        <w:t>Mayo Clinic, Polysomnography (sleep study). [Online]. Available: https://www.mayoclinic.org/tests-procedures/polysomnography/about/pac-20394877. [Accessed: 8 October 2018].</w:t>
      </w:r>
    </w:p>
    <w:p w:rsidR="00A81231" w:rsidRDefault="001F11EF">
      <w:pPr>
        <w:pStyle w:val="ListParagraph"/>
        <w:numPr>
          <w:ilvl w:val="0"/>
          <w:numId w:val="9"/>
        </w:numPr>
      </w:pPr>
      <w:proofErr w:type="spellStart"/>
      <w:r>
        <w:rPr>
          <w:rStyle w:val="Hyperlink0"/>
        </w:rPr>
        <w:t>Itamar</w:t>
      </w:r>
      <w:proofErr w:type="spellEnd"/>
      <w:r>
        <w:rPr>
          <w:rStyle w:val="Hyperlink0"/>
        </w:rPr>
        <w:t xml:space="preserve">-medical, </w:t>
      </w:r>
      <w:proofErr w:type="spellStart"/>
      <w:r>
        <w:rPr>
          <w:rStyle w:val="Hyperlink0"/>
        </w:rPr>
        <w:t>WatchPAT</w:t>
      </w:r>
      <w:proofErr w:type="spellEnd"/>
      <w:r>
        <w:rPr>
          <w:rStyle w:val="Hyperlink0"/>
        </w:rPr>
        <w:t>. [Online]. Available: https://www.itamar-medical.com/watchpat-home-sleep-testing-made-simple/. [Accessed: 8 October 2018].</w:t>
      </w:r>
    </w:p>
    <w:p w:rsidR="00A81231" w:rsidRDefault="001F11EF">
      <w:pPr>
        <w:pStyle w:val="ListParagraph"/>
        <w:numPr>
          <w:ilvl w:val="0"/>
          <w:numId w:val="9"/>
        </w:numPr>
      </w:pPr>
      <w:r>
        <w:rPr>
          <w:rStyle w:val="Hyperlink0"/>
        </w:rPr>
        <w:t>Jun-</w:t>
      </w:r>
      <w:proofErr w:type="spellStart"/>
      <w:r>
        <w:rPr>
          <w:rStyle w:val="Hyperlink0"/>
        </w:rPr>
        <w:t>ki</w:t>
      </w:r>
      <w:proofErr w:type="spellEnd"/>
      <w:r>
        <w:rPr>
          <w:rStyle w:val="Hyperlink0"/>
        </w:rPr>
        <w:t xml:space="preserve"> Min, </w:t>
      </w:r>
      <w:proofErr w:type="spellStart"/>
      <w:r>
        <w:rPr>
          <w:rStyle w:val="Hyperlink0"/>
        </w:rPr>
        <w:t>Afsaneh</w:t>
      </w:r>
      <w:proofErr w:type="spellEnd"/>
      <w:r>
        <w:rPr>
          <w:rStyle w:val="Hyperlink0"/>
        </w:rPr>
        <w:t xml:space="preserve"> </w:t>
      </w:r>
      <w:proofErr w:type="spellStart"/>
      <w:r>
        <w:rPr>
          <w:rStyle w:val="Hyperlink0"/>
        </w:rPr>
        <w:t>Doryab</w:t>
      </w:r>
      <w:proofErr w:type="spellEnd"/>
      <w:r>
        <w:rPr>
          <w:rStyle w:val="Hyperlink0"/>
        </w:rPr>
        <w:t xml:space="preserve">, Jason Wiese, </w:t>
      </w:r>
      <w:proofErr w:type="spellStart"/>
      <w:r>
        <w:rPr>
          <w:rStyle w:val="Hyperlink0"/>
        </w:rPr>
        <w:t>Shahriyar</w:t>
      </w:r>
      <w:proofErr w:type="spellEnd"/>
      <w:r>
        <w:rPr>
          <w:rStyle w:val="Hyperlink0"/>
        </w:rPr>
        <w:t xml:space="preserve"> </w:t>
      </w:r>
      <w:proofErr w:type="spellStart"/>
      <w:r>
        <w:rPr>
          <w:rStyle w:val="Hyperlink0"/>
        </w:rPr>
        <w:t>Amini</w:t>
      </w:r>
      <w:proofErr w:type="spellEnd"/>
      <w:r>
        <w:rPr>
          <w:rStyle w:val="Hyperlink0"/>
        </w:rPr>
        <w:t xml:space="preserve">, John Zimmerman, and Jason I Hong. 2014. Toss </w:t>
      </w:r>
      <w:proofErr w:type="gramStart"/>
      <w:r>
        <w:rPr>
          <w:rStyle w:val="Hyperlink0"/>
        </w:rPr>
        <w:t>“ N</w:t>
      </w:r>
      <w:proofErr w:type="gramEnd"/>
      <w:r>
        <w:rPr>
          <w:rStyle w:val="Hyperlink0"/>
        </w:rPr>
        <w:t xml:space="preserve"> ” Turn : Smartphone as Sleep and Sleep Quality Detector. Proceedings of the 32nd annual ACM conference on Human factors in computing systems - CHI ’14: 477–486. </w:t>
      </w:r>
    </w:p>
    <w:p w:rsidR="00A81231" w:rsidRDefault="001F11EF">
      <w:pPr>
        <w:pStyle w:val="ListParagraph"/>
        <w:numPr>
          <w:ilvl w:val="0"/>
          <w:numId w:val="9"/>
        </w:numPr>
      </w:pPr>
      <w:r>
        <w:rPr>
          <w:rStyle w:val="Hyperlink0"/>
        </w:rPr>
        <w:t>N. Pombo and N. M. Garcia, “</w:t>
      </w:r>
      <w:proofErr w:type="spellStart"/>
      <w:r>
        <w:rPr>
          <w:rStyle w:val="Hyperlink0"/>
        </w:rPr>
        <w:t>ubiSleep</w:t>
      </w:r>
      <w:proofErr w:type="spellEnd"/>
      <w:r>
        <w:rPr>
          <w:rStyle w:val="Hyperlink0"/>
        </w:rPr>
        <w:t xml:space="preserve">: </w:t>
      </w:r>
      <w:proofErr w:type="gramStart"/>
      <w:r>
        <w:rPr>
          <w:rStyle w:val="Hyperlink0"/>
        </w:rPr>
        <w:t>An</w:t>
      </w:r>
      <w:proofErr w:type="gramEnd"/>
      <w:r>
        <w:rPr>
          <w:rStyle w:val="Hyperlink0"/>
        </w:rPr>
        <w:t xml:space="preserve"> ubiquitous sensor system for sleep monitoring,” 2016 IEEE 12th International Conference on Wireless and Mobile Computing, Networking and Communications (</w:t>
      </w:r>
      <w:proofErr w:type="spellStart"/>
      <w:r>
        <w:rPr>
          <w:rStyle w:val="Hyperlink0"/>
        </w:rPr>
        <w:t>WiMob</w:t>
      </w:r>
      <w:proofErr w:type="spellEnd"/>
      <w:r>
        <w:rPr>
          <w:rStyle w:val="Hyperlink0"/>
        </w:rPr>
        <w:t>), 2016.</w:t>
      </w:r>
    </w:p>
    <w:p w:rsidR="00A81231" w:rsidRDefault="001F11EF">
      <w:pPr>
        <w:pStyle w:val="ListParagraph"/>
        <w:numPr>
          <w:ilvl w:val="0"/>
          <w:numId w:val="9"/>
        </w:numPr>
      </w:pPr>
      <w:r>
        <w:rPr>
          <w:rStyle w:val="Hyperlink0"/>
        </w:rPr>
        <w:t>Google Play Store, “Sleep as Android: Sleep cycle tracker, smart alarm,” 2018. [Online]. Available: https://play.google.com/store/apps/details?id=com.urbandroid.sleep. [Accessed 28 April 2018].</w:t>
      </w:r>
    </w:p>
    <w:p w:rsidR="00A81231" w:rsidRDefault="001F11EF">
      <w:pPr>
        <w:pStyle w:val="ListParagraph"/>
        <w:numPr>
          <w:ilvl w:val="0"/>
          <w:numId w:val="9"/>
        </w:numPr>
      </w:pPr>
      <w:r>
        <w:rPr>
          <w:rStyle w:val="Hyperlink0"/>
        </w:rPr>
        <w:t>Google Play Store, “</w:t>
      </w:r>
      <w:proofErr w:type="spellStart"/>
      <w:r>
        <w:rPr>
          <w:rStyle w:val="Hyperlink0"/>
        </w:rPr>
        <w:t>Runtastic</w:t>
      </w:r>
      <w:proofErr w:type="spellEnd"/>
      <w:r>
        <w:rPr>
          <w:rStyle w:val="Hyperlink0"/>
        </w:rPr>
        <w:t xml:space="preserve"> Sleep Better: Sleep Cycle \&amp; Smart Alarm,” 2018. [Online]. Available: https://play.google.com/store/apps/details? </w:t>
      </w:r>
      <w:proofErr w:type="gramStart"/>
      <w:r>
        <w:rPr>
          <w:rStyle w:val="Hyperlink0"/>
        </w:rPr>
        <w:t>id=</w:t>
      </w:r>
      <w:proofErr w:type="spellStart"/>
      <w:proofErr w:type="gramEnd"/>
      <w:r>
        <w:rPr>
          <w:rStyle w:val="Hyperlink0"/>
        </w:rPr>
        <w:t>com.runtastic.android.sleepbetter.lite</w:t>
      </w:r>
      <w:proofErr w:type="spellEnd"/>
      <w:r>
        <w:rPr>
          <w:rStyle w:val="Hyperlink0"/>
        </w:rPr>
        <w:t>. [Accessed 28 April 2018].</w:t>
      </w:r>
    </w:p>
    <w:p w:rsidR="00A81231" w:rsidRDefault="001F11EF">
      <w:pPr>
        <w:pStyle w:val="ListParagraph"/>
        <w:numPr>
          <w:ilvl w:val="0"/>
          <w:numId w:val="9"/>
        </w:numPr>
      </w:pPr>
      <w:r>
        <w:rPr>
          <w:rStyle w:val="Hyperlink0"/>
        </w:rPr>
        <w:t xml:space="preserve">T. </w:t>
      </w:r>
      <w:proofErr w:type="spellStart"/>
      <w:r>
        <w:rPr>
          <w:rStyle w:val="Hyperlink0"/>
        </w:rPr>
        <w:t>Hao</w:t>
      </w:r>
      <w:proofErr w:type="spellEnd"/>
      <w:r>
        <w:rPr>
          <w:rStyle w:val="Hyperlink0"/>
        </w:rPr>
        <w:t>, G. Xing, and G. Zhou, “</w:t>
      </w:r>
      <w:proofErr w:type="spellStart"/>
      <w:r>
        <w:rPr>
          <w:rStyle w:val="Hyperlink0"/>
        </w:rPr>
        <w:t>iSleep</w:t>
      </w:r>
      <w:proofErr w:type="spellEnd"/>
      <w:r>
        <w:rPr>
          <w:rStyle w:val="Hyperlink0"/>
        </w:rPr>
        <w:t xml:space="preserve">: unobtrusive sleep quality monitoring using smartphones,” in Proc. of ACM </w:t>
      </w:r>
      <w:proofErr w:type="spellStart"/>
      <w:r>
        <w:rPr>
          <w:rStyle w:val="Hyperlink0"/>
        </w:rPr>
        <w:t>Sensys</w:t>
      </w:r>
      <w:proofErr w:type="spellEnd"/>
      <w:r>
        <w:rPr>
          <w:rStyle w:val="Hyperlink0"/>
        </w:rPr>
        <w:t>, 2013, pp. 4:1–4:14.</w:t>
      </w:r>
    </w:p>
    <w:p w:rsidR="00A81231" w:rsidRDefault="001F11EF">
      <w:pPr>
        <w:pStyle w:val="ListParagraph"/>
        <w:numPr>
          <w:ilvl w:val="0"/>
          <w:numId w:val="9"/>
        </w:numPr>
      </w:pPr>
      <w:r>
        <w:rPr>
          <w:rStyle w:val="Hyperlink0"/>
        </w:rPr>
        <w:t>Fitbit Inc., “Fitbit Charge 2,” 2018. [Online]. Available: https://www.fitbit.com/nz/charge2. [Accessed 28 April 2018].</w:t>
      </w:r>
    </w:p>
    <w:p w:rsidR="00A81231" w:rsidRDefault="001F11EF">
      <w:pPr>
        <w:pStyle w:val="ListParagraph"/>
        <w:numPr>
          <w:ilvl w:val="0"/>
          <w:numId w:val="9"/>
        </w:numPr>
      </w:pPr>
      <w:r>
        <w:rPr>
          <w:rStyle w:val="Hyperlink0"/>
        </w:rPr>
        <w:t>[26] Jawbone, “Up3,” 2018. [Online]. Available: https://jawbone.com/up/trackers/up3. [Accessed 28 April 2018].</w:t>
      </w:r>
    </w:p>
    <w:p w:rsidR="00A81231" w:rsidRDefault="001F11EF">
      <w:pPr>
        <w:pStyle w:val="ListParagraph"/>
        <w:numPr>
          <w:ilvl w:val="0"/>
          <w:numId w:val="9"/>
        </w:numPr>
      </w:pPr>
      <w:r>
        <w:rPr>
          <w:rStyle w:val="Hyperlink0"/>
        </w:rPr>
        <w:lastRenderedPageBreak/>
        <w:t xml:space="preserve">Jeon, L., and Joseph Finkelstein. "Consumer sleep tracking devices: a critical review." </w:t>
      </w:r>
      <w:r>
        <w:rPr>
          <w:rStyle w:val="None"/>
          <w:i/>
          <w:iCs/>
        </w:rPr>
        <w:t>In Proc. Stud. Health Technol. Inform.</w:t>
      </w:r>
      <w:r>
        <w:rPr>
          <w:rStyle w:val="Hyperlink0"/>
        </w:rPr>
        <w:t>, vol. 210, pp. 458-460. 2015.</w:t>
      </w:r>
    </w:p>
    <w:p w:rsidR="00A81231" w:rsidRDefault="001F11EF">
      <w:pPr>
        <w:pStyle w:val="ListParagraph"/>
        <w:numPr>
          <w:ilvl w:val="0"/>
          <w:numId w:val="9"/>
        </w:numPr>
      </w:pPr>
      <w:r>
        <w:rPr>
          <w:rStyle w:val="Hyperlink0"/>
        </w:rPr>
        <w:t xml:space="preserve">Yu M, </w:t>
      </w:r>
      <w:proofErr w:type="spellStart"/>
      <w:r>
        <w:rPr>
          <w:rStyle w:val="Hyperlink0"/>
        </w:rPr>
        <w:t>Rhuma</w:t>
      </w:r>
      <w:proofErr w:type="spellEnd"/>
      <w:r>
        <w:rPr>
          <w:rStyle w:val="Hyperlink0"/>
        </w:rPr>
        <w:t xml:space="preserve"> A, Naqvi SM, Wang L, Chambers J. A posture recognition-based fall detection system for monitoring an elderly person in a smart home environment. </w:t>
      </w:r>
      <w:r>
        <w:rPr>
          <w:rStyle w:val="None"/>
          <w:i/>
          <w:iCs/>
        </w:rPr>
        <w:t xml:space="preserve">IEEE </w:t>
      </w:r>
      <w:proofErr w:type="gramStart"/>
      <w:r>
        <w:rPr>
          <w:rStyle w:val="None"/>
          <w:i/>
          <w:iCs/>
        </w:rPr>
        <w:t xml:space="preserve">Trans </w:t>
      </w:r>
      <w:proofErr w:type="spellStart"/>
      <w:r>
        <w:rPr>
          <w:rStyle w:val="None"/>
          <w:i/>
          <w:iCs/>
        </w:rPr>
        <w:t>Inf</w:t>
      </w:r>
      <w:proofErr w:type="spellEnd"/>
      <w:proofErr w:type="gramEnd"/>
      <w:r>
        <w:rPr>
          <w:rStyle w:val="None"/>
          <w:i/>
          <w:iCs/>
        </w:rPr>
        <w:t xml:space="preserve"> </w:t>
      </w:r>
      <w:proofErr w:type="spellStart"/>
      <w:r>
        <w:rPr>
          <w:rStyle w:val="None"/>
          <w:i/>
          <w:iCs/>
        </w:rPr>
        <w:t>Technol</w:t>
      </w:r>
      <w:proofErr w:type="spellEnd"/>
      <w:r>
        <w:rPr>
          <w:rStyle w:val="None"/>
          <w:i/>
          <w:iCs/>
        </w:rPr>
        <w:t xml:space="preserve"> Biomed</w:t>
      </w:r>
      <w:r>
        <w:rPr>
          <w:rStyle w:val="Hyperlink0"/>
        </w:rPr>
        <w:t>. 2012</w:t>
      </w:r>
      <w:proofErr w:type="gramStart"/>
      <w:r>
        <w:rPr>
          <w:rStyle w:val="Hyperlink0"/>
        </w:rPr>
        <w:t>;16</w:t>
      </w:r>
      <w:proofErr w:type="gramEnd"/>
      <w:r>
        <w:rPr>
          <w:rStyle w:val="Hyperlink0"/>
        </w:rPr>
        <w:t>(6):1274–86.</w:t>
      </w:r>
    </w:p>
    <w:p w:rsidR="00A81231" w:rsidRDefault="001F11EF">
      <w:pPr>
        <w:pStyle w:val="ListParagraph"/>
        <w:numPr>
          <w:ilvl w:val="0"/>
          <w:numId w:val="9"/>
        </w:numPr>
      </w:pPr>
      <w:r>
        <w:rPr>
          <w:rStyle w:val="Hyperlink0"/>
        </w:rPr>
        <w:t xml:space="preserve">M. </w:t>
      </w:r>
      <w:proofErr w:type="spellStart"/>
      <w:r>
        <w:rPr>
          <w:rStyle w:val="Hyperlink0"/>
        </w:rPr>
        <w:t>Masek</w:t>
      </w:r>
      <w:proofErr w:type="spellEnd"/>
      <w:r>
        <w:rPr>
          <w:rStyle w:val="Hyperlink0"/>
        </w:rPr>
        <w:t>, C. P. Lam, C. T. Fryer, B. Jansen, K. Baptist, “Sleep monitor: A tool for monitoring and categorical scoring of lying position using 3D camera data,”</w:t>
      </w:r>
    </w:p>
    <w:p w:rsidR="00A81231" w:rsidRDefault="001F11EF">
      <w:pPr>
        <w:pStyle w:val="ListParagraph"/>
        <w:numPr>
          <w:ilvl w:val="0"/>
          <w:numId w:val="9"/>
        </w:numPr>
      </w:pPr>
      <w:r>
        <w:rPr>
          <w:rStyle w:val="Hyperlink0"/>
        </w:rPr>
        <w:t xml:space="preserve">Bhatia S, </w:t>
      </w:r>
      <w:proofErr w:type="spellStart"/>
      <w:r>
        <w:rPr>
          <w:rStyle w:val="Hyperlink0"/>
        </w:rPr>
        <w:t>Sigal</w:t>
      </w:r>
      <w:proofErr w:type="spellEnd"/>
      <w:r>
        <w:rPr>
          <w:rStyle w:val="Hyperlink0"/>
        </w:rPr>
        <w:t xml:space="preserve"> L, </w:t>
      </w:r>
      <w:proofErr w:type="spellStart"/>
      <w:r>
        <w:rPr>
          <w:rStyle w:val="Hyperlink0"/>
        </w:rPr>
        <w:t>Isard</w:t>
      </w:r>
      <w:proofErr w:type="spellEnd"/>
      <w:r>
        <w:rPr>
          <w:rStyle w:val="Hyperlink0"/>
        </w:rPr>
        <w:t xml:space="preserve"> M, Black MJ. 3D human limb detection using space carving and multi-view </w:t>
      </w:r>
      <w:proofErr w:type="spellStart"/>
      <w:proofErr w:type="gramStart"/>
      <w:r>
        <w:rPr>
          <w:rStyle w:val="Hyperlink0"/>
        </w:rPr>
        <w:t>eigen</w:t>
      </w:r>
      <w:proofErr w:type="spellEnd"/>
      <w:proofErr w:type="gramEnd"/>
      <w:r>
        <w:rPr>
          <w:rStyle w:val="Hyperlink0"/>
        </w:rPr>
        <w:t xml:space="preserve"> models. In: 2004 </w:t>
      </w:r>
      <w:r>
        <w:rPr>
          <w:rStyle w:val="None"/>
          <w:i/>
          <w:iCs/>
        </w:rPr>
        <w:t>IEEE conference on computer vision and pattern recognition workshop</w:t>
      </w:r>
      <w:r>
        <w:rPr>
          <w:rStyle w:val="Hyperlink0"/>
        </w:rPr>
        <w:t xml:space="preserve"> (CVPRW’04). IEEE; 2004. </w:t>
      </w:r>
    </w:p>
    <w:p w:rsidR="00A81231" w:rsidRDefault="001F11EF">
      <w:pPr>
        <w:pStyle w:val="ListParagraph"/>
        <w:numPr>
          <w:ilvl w:val="0"/>
          <w:numId w:val="9"/>
        </w:numPr>
      </w:pPr>
      <w:r>
        <w:rPr>
          <w:rStyle w:val="Hyperlink0"/>
        </w:rPr>
        <w:t xml:space="preserve">T. Grimm, M. Martinez, A. Benz, and R. </w:t>
      </w:r>
      <w:proofErr w:type="spellStart"/>
      <w:r>
        <w:rPr>
          <w:rStyle w:val="Hyperlink0"/>
        </w:rPr>
        <w:t>Stiefelhagen</w:t>
      </w:r>
      <w:proofErr w:type="spellEnd"/>
      <w:r>
        <w:rPr>
          <w:rStyle w:val="Hyperlink0"/>
        </w:rPr>
        <w:t xml:space="preserve">, “Sleep position classification from a depth camera using bed aligned maps,” in </w:t>
      </w:r>
      <w:r>
        <w:rPr>
          <w:rStyle w:val="None"/>
          <w:i/>
          <w:iCs/>
        </w:rPr>
        <w:t xml:space="preserve">Proc. IEEE Int. Conf. Pattern </w:t>
      </w:r>
      <w:proofErr w:type="spellStart"/>
      <w:r>
        <w:rPr>
          <w:rStyle w:val="None"/>
          <w:i/>
          <w:iCs/>
        </w:rPr>
        <w:t>Recog</w:t>
      </w:r>
      <w:proofErr w:type="spellEnd"/>
      <w:r>
        <w:rPr>
          <w:rStyle w:val="None"/>
          <w:i/>
          <w:iCs/>
        </w:rPr>
        <w:t>.</w:t>
      </w:r>
      <w:r>
        <w:rPr>
          <w:rStyle w:val="Hyperlink0"/>
        </w:rPr>
        <w:t>, 2016, pp. 319–324.</w:t>
      </w:r>
    </w:p>
    <w:p w:rsidR="00A81231" w:rsidRDefault="001F11EF">
      <w:pPr>
        <w:pStyle w:val="ListParagraph"/>
        <w:numPr>
          <w:ilvl w:val="0"/>
          <w:numId w:val="9"/>
        </w:numPr>
      </w:pPr>
      <w:r>
        <w:rPr>
          <w:rStyle w:val="Hyperlink0"/>
        </w:rPr>
        <w:t xml:space="preserve">J. Lee, M. Hong, and S. </w:t>
      </w:r>
      <w:proofErr w:type="spellStart"/>
      <w:r>
        <w:rPr>
          <w:rStyle w:val="Hyperlink0"/>
        </w:rPr>
        <w:t>Ryu</w:t>
      </w:r>
      <w:proofErr w:type="spellEnd"/>
      <w:r>
        <w:rPr>
          <w:rStyle w:val="Hyperlink0"/>
        </w:rPr>
        <w:t xml:space="preserve">, “Sleep monitoring system using Kinect sensor,” </w:t>
      </w:r>
      <w:r>
        <w:rPr>
          <w:rStyle w:val="None"/>
          <w:i/>
          <w:iCs/>
        </w:rPr>
        <w:t>International Journal of Distributed Sensor Networks</w:t>
      </w:r>
      <w:r>
        <w:rPr>
          <w:rStyle w:val="Hyperlink0"/>
        </w:rPr>
        <w:t>, 2015.</w:t>
      </w:r>
    </w:p>
    <w:p w:rsidR="00A81231" w:rsidRDefault="001F11EF">
      <w:pPr>
        <w:pStyle w:val="ListParagraph"/>
        <w:numPr>
          <w:ilvl w:val="0"/>
          <w:numId w:val="9"/>
        </w:numPr>
      </w:pPr>
      <w:r>
        <w:rPr>
          <w:rStyle w:val="Hyperlink0"/>
        </w:rPr>
        <w:t xml:space="preserve">C. Torres, V. </w:t>
      </w:r>
      <w:proofErr w:type="spellStart"/>
      <w:r>
        <w:rPr>
          <w:rStyle w:val="Hyperlink0"/>
        </w:rPr>
        <w:t>Fragoso</w:t>
      </w:r>
      <w:proofErr w:type="spellEnd"/>
      <w:r>
        <w:rPr>
          <w:rStyle w:val="Hyperlink0"/>
        </w:rPr>
        <w:t xml:space="preserve">, S. Hammond, J. Fried, and B. </w:t>
      </w:r>
      <w:proofErr w:type="spellStart"/>
      <w:r>
        <w:rPr>
          <w:rStyle w:val="Hyperlink0"/>
        </w:rPr>
        <w:t>Manjunath</w:t>
      </w:r>
      <w:proofErr w:type="spellEnd"/>
      <w:r>
        <w:rPr>
          <w:rStyle w:val="Hyperlink0"/>
        </w:rPr>
        <w:t xml:space="preserve">, “Eye-CU: Sleep Pose Classification for Healthcare using Multimodal </w:t>
      </w:r>
      <w:proofErr w:type="spellStart"/>
      <w:r>
        <w:rPr>
          <w:rStyle w:val="Hyperlink0"/>
        </w:rPr>
        <w:t>Multiview</w:t>
      </w:r>
      <w:proofErr w:type="spellEnd"/>
      <w:r>
        <w:rPr>
          <w:rStyle w:val="Hyperlink0"/>
        </w:rPr>
        <w:t xml:space="preserve"> Data,” in </w:t>
      </w:r>
      <w:r>
        <w:rPr>
          <w:rStyle w:val="None"/>
          <w:i/>
          <w:iCs/>
        </w:rPr>
        <w:t>Winter Conference on Applications of Computer Vision</w:t>
      </w:r>
      <w:r>
        <w:rPr>
          <w:rStyle w:val="Hyperlink0"/>
        </w:rPr>
        <w:t xml:space="preserve"> (WACV), 2016.</w:t>
      </w:r>
    </w:p>
    <w:p w:rsidR="00A81231" w:rsidRDefault="001F11EF">
      <w:pPr>
        <w:pStyle w:val="ListParagraph"/>
        <w:numPr>
          <w:ilvl w:val="0"/>
          <w:numId w:val="9"/>
        </w:numPr>
      </w:pPr>
      <w:r>
        <w:rPr>
          <w:rStyle w:val="Hyperlink0"/>
        </w:rPr>
        <w:t xml:space="preserve">M. Martinez, B. </w:t>
      </w:r>
      <w:proofErr w:type="spellStart"/>
      <w:r>
        <w:rPr>
          <w:rStyle w:val="Hyperlink0"/>
        </w:rPr>
        <w:t>Schauerte</w:t>
      </w:r>
      <w:proofErr w:type="spellEnd"/>
      <w:r>
        <w:rPr>
          <w:rStyle w:val="Hyperlink0"/>
        </w:rPr>
        <w:t xml:space="preserve">, R. </w:t>
      </w:r>
      <w:proofErr w:type="spellStart"/>
      <w:r>
        <w:rPr>
          <w:rStyle w:val="Hyperlink0"/>
        </w:rPr>
        <w:t>Stiefelhagen</w:t>
      </w:r>
      <w:proofErr w:type="spellEnd"/>
      <w:r>
        <w:rPr>
          <w:rStyle w:val="Hyperlink0"/>
        </w:rPr>
        <w:t>, International Conference on Computer Analysis of Images and Patterns, pp. 465-472, 2013.</w:t>
      </w:r>
    </w:p>
    <w:p w:rsidR="00A81231" w:rsidRDefault="001F11EF">
      <w:pPr>
        <w:pStyle w:val="ListParagraph"/>
        <w:numPr>
          <w:ilvl w:val="0"/>
          <w:numId w:val="9"/>
        </w:numPr>
      </w:pPr>
      <w:r>
        <w:rPr>
          <w:rStyle w:val="Hyperlink0"/>
        </w:rPr>
        <w:t xml:space="preserve">M. Martinez, L. </w:t>
      </w:r>
      <w:proofErr w:type="spellStart"/>
      <w:r>
        <w:rPr>
          <w:rStyle w:val="Hyperlink0"/>
        </w:rPr>
        <w:t>Rybok</w:t>
      </w:r>
      <w:proofErr w:type="spellEnd"/>
      <w:r>
        <w:rPr>
          <w:rStyle w:val="Hyperlink0"/>
        </w:rPr>
        <w:t xml:space="preserve">, R. </w:t>
      </w:r>
      <w:proofErr w:type="spellStart"/>
      <w:r>
        <w:rPr>
          <w:rStyle w:val="Hyperlink0"/>
        </w:rPr>
        <w:t>Stiefelhagen</w:t>
      </w:r>
      <w:proofErr w:type="spellEnd"/>
      <w:r>
        <w:rPr>
          <w:rStyle w:val="Hyperlink0"/>
        </w:rPr>
        <w:t xml:space="preserve">, "Action recognition in bed using </w:t>
      </w:r>
      <w:proofErr w:type="spellStart"/>
      <w:r>
        <w:rPr>
          <w:rStyle w:val="Hyperlink0"/>
        </w:rPr>
        <w:t>bams</w:t>
      </w:r>
      <w:proofErr w:type="spellEnd"/>
      <w:r>
        <w:rPr>
          <w:rStyle w:val="Hyperlink0"/>
        </w:rPr>
        <w:t xml:space="preserve"> for assisted living and elderly care", Machine Vision Applications (MVA) 2015 </w:t>
      </w:r>
      <w:r>
        <w:rPr>
          <w:rStyle w:val="None"/>
          <w:i/>
          <w:iCs/>
        </w:rPr>
        <w:t>14th IAPR International Conference</w:t>
      </w:r>
      <w:r>
        <w:rPr>
          <w:rStyle w:val="Hyperlink0"/>
        </w:rPr>
        <w:t xml:space="preserve"> on, pp. 329-332, 2015.</w:t>
      </w:r>
    </w:p>
    <w:p w:rsidR="00A81231" w:rsidRDefault="001F11EF">
      <w:pPr>
        <w:pStyle w:val="ListParagraph"/>
        <w:numPr>
          <w:ilvl w:val="0"/>
          <w:numId w:val="9"/>
        </w:numPr>
      </w:pPr>
      <w:r>
        <w:rPr>
          <w:rStyle w:val="Hyperlink0"/>
        </w:rPr>
        <w:t xml:space="preserve">E. </w:t>
      </w:r>
      <w:proofErr w:type="spellStart"/>
      <w:r>
        <w:rPr>
          <w:rStyle w:val="Hyperlink0"/>
        </w:rPr>
        <w:t>Hoque</w:t>
      </w:r>
      <w:proofErr w:type="spellEnd"/>
      <w:r>
        <w:rPr>
          <w:rStyle w:val="Hyperlink0"/>
        </w:rPr>
        <w:t xml:space="preserve">, R. F. Dickerson, and J. A. </w:t>
      </w:r>
      <w:proofErr w:type="spellStart"/>
      <w:r>
        <w:rPr>
          <w:rStyle w:val="Hyperlink0"/>
        </w:rPr>
        <w:t>Stankovic</w:t>
      </w:r>
      <w:proofErr w:type="spellEnd"/>
      <w:r>
        <w:rPr>
          <w:rStyle w:val="Hyperlink0"/>
        </w:rPr>
        <w:t>, ‘‘Monitoring body positions and movements during sleep using WISPs,’’ in Proc. Wireless Health, 2010, pp. 44–53.</w:t>
      </w:r>
    </w:p>
    <w:p w:rsidR="00A81231" w:rsidRDefault="001F11EF">
      <w:pPr>
        <w:pStyle w:val="ListParagraph"/>
        <w:numPr>
          <w:ilvl w:val="0"/>
          <w:numId w:val="9"/>
        </w:numPr>
      </w:pPr>
      <w:r>
        <w:rPr>
          <w:rStyle w:val="Hyperlink0"/>
        </w:rPr>
        <w:t xml:space="preserve">J. Park, W. Nam, J. Choi, T. Kim, D. Yoon, S. Lee, J. </w:t>
      </w:r>
      <w:proofErr w:type="spellStart"/>
      <w:r>
        <w:rPr>
          <w:rStyle w:val="Hyperlink0"/>
        </w:rPr>
        <w:t>Paek</w:t>
      </w:r>
      <w:proofErr w:type="spellEnd"/>
      <w:r>
        <w:rPr>
          <w:rStyle w:val="Hyperlink0"/>
        </w:rPr>
        <w:t xml:space="preserve">, and J. </w:t>
      </w:r>
      <w:proofErr w:type="spellStart"/>
      <w:r>
        <w:rPr>
          <w:rStyle w:val="Hyperlink0"/>
        </w:rPr>
        <w:t>Ko</w:t>
      </w:r>
      <w:proofErr w:type="spellEnd"/>
      <w:r>
        <w:rPr>
          <w:rStyle w:val="Hyperlink0"/>
        </w:rPr>
        <w:t xml:space="preserve">, ‘‘Glasses for the third eye: Improving the quality of clinical data analysis with motion sensor-based data filtering,’’ in Proc. 15th Conf. Embedded </w:t>
      </w:r>
      <w:proofErr w:type="spellStart"/>
      <w:r>
        <w:rPr>
          <w:rStyle w:val="Hyperlink0"/>
        </w:rPr>
        <w:t>Netw</w:t>
      </w:r>
      <w:proofErr w:type="spellEnd"/>
      <w:r>
        <w:rPr>
          <w:rStyle w:val="Hyperlink0"/>
        </w:rPr>
        <w:t>. Sensor Syst., 2017, p. 8.</w:t>
      </w:r>
    </w:p>
    <w:p w:rsidR="00A81231" w:rsidRDefault="001F11EF">
      <w:pPr>
        <w:pStyle w:val="ListParagraph"/>
        <w:numPr>
          <w:ilvl w:val="0"/>
          <w:numId w:val="9"/>
        </w:numPr>
      </w:pPr>
      <w:r>
        <w:rPr>
          <w:rStyle w:val="Hyperlink0"/>
        </w:rPr>
        <w:t xml:space="preserve">X. Liu, J. Cao, S. Tang, and J. Wen, ‘‘Wi-sleep: Contactless sleep monitoring via </w:t>
      </w:r>
      <w:proofErr w:type="spellStart"/>
      <w:r>
        <w:rPr>
          <w:rStyle w:val="Hyperlink0"/>
        </w:rPr>
        <w:t>WiFi</w:t>
      </w:r>
      <w:proofErr w:type="spellEnd"/>
      <w:r>
        <w:rPr>
          <w:rStyle w:val="Hyperlink0"/>
        </w:rPr>
        <w:t xml:space="preserve"> signals,’’ in </w:t>
      </w:r>
      <w:r>
        <w:rPr>
          <w:rStyle w:val="None"/>
          <w:i/>
          <w:iCs/>
        </w:rPr>
        <w:t xml:space="preserve">Proc. IEEE Real-Time Syst. </w:t>
      </w:r>
      <w:proofErr w:type="spellStart"/>
      <w:r>
        <w:rPr>
          <w:rStyle w:val="None"/>
          <w:i/>
          <w:iCs/>
        </w:rPr>
        <w:t>Symp</w:t>
      </w:r>
      <w:proofErr w:type="spellEnd"/>
      <w:r>
        <w:rPr>
          <w:rStyle w:val="Hyperlink0"/>
        </w:rPr>
        <w:t>., Dec. 2014, pp. 346–355.</w:t>
      </w:r>
    </w:p>
    <w:p w:rsidR="00A81231" w:rsidRDefault="001F11EF">
      <w:pPr>
        <w:pStyle w:val="ListParagraph"/>
        <w:numPr>
          <w:ilvl w:val="0"/>
          <w:numId w:val="9"/>
        </w:numPr>
      </w:pPr>
      <w:r>
        <w:rPr>
          <w:rStyle w:val="Hyperlink0"/>
        </w:rPr>
        <w:t xml:space="preserve">Liu, J., Chen, X., Chen, S., Liu, X., Wang, Y., &amp; Chen, L. (2019, April). </w:t>
      </w:r>
      <w:proofErr w:type="spellStart"/>
      <w:r>
        <w:rPr>
          <w:rStyle w:val="Hyperlink0"/>
        </w:rPr>
        <w:t>TagSheet</w:t>
      </w:r>
      <w:proofErr w:type="spellEnd"/>
      <w:r>
        <w:rPr>
          <w:rStyle w:val="Hyperlink0"/>
        </w:rPr>
        <w:t>: Sleeping Posture Recognition with an Unobtrusive Passive Tag Matrix. In IEEE INFOCOM 2019-IEEE Conference on Computer Communications (pp. 874-882). IEEE</w:t>
      </w:r>
    </w:p>
    <w:p w:rsidR="00A81231" w:rsidRDefault="001F11EF">
      <w:pPr>
        <w:pStyle w:val="ListParagraph"/>
        <w:numPr>
          <w:ilvl w:val="0"/>
          <w:numId w:val="9"/>
        </w:numPr>
      </w:pPr>
      <w:r>
        <w:rPr>
          <w:rStyle w:val="Hyperlink0"/>
        </w:rPr>
        <w:t xml:space="preserve"> Zhang, F., Wu, C., Wang, B., Wu, M., </w:t>
      </w:r>
      <w:proofErr w:type="spellStart"/>
      <w:r>
        <w:rPr>
          <w:rStyle w:val="Hyperlink0"/>
        </w:rPr>
        <w:t>Bugos</w:t>
      </w:r>
      <w:proofErr w:type="spellEnd"/>
      <w:r>
        <w:rPr>
          <w:rStyle w:val="Hyperlink0"/>
        </w:rPr>
        <w:t xml:space="preserve">, D., Zhang, H., &amp; Liu, K. R. (2019). </w:t>
      </w:r>
      <w:proofErr w:type="spellStart"/>
      <w:r>
        <w:rPr>
          <w:rStyle w:val="Hyperlink0"/>
        </w:rPr>
        <w:t>Smars</w:t>
      </w:r>
      <w:proofErr w:type="spellEnd"/>
      <w:r>
        <w:rPr>
          <w:rStyle w:val="Hyperlink0"/>
        </w:rPr>
        <w:t xml:space="preserve">: sleep monitoring via ambient radio signals. </w:t>
      </w:r>
      <w:r>
        <w:rPr>
          <w:rStyle w:val="None"/>
          <w:i/>
          <w:iCs/>
        </w:rPr>
        <w:t>IEEE Transactions on Mobile Computing.</w:t>
      </w:r>
    </w:p>
    <w:p w:rsidR="00A81231" w:rsidRDefault="001F11EF">
      <w:pPr>
        <w:pStyle w:val="ListParagraph"/>
        <w:numPr>
          <w:ilvl w:val="0"/>
          <w:numId w:val="9"/>
        </w:numPr>
      </w:pPr>
      <w:r>
        <w:rPr>
          <w:rStyle w:val="Hyperlink0"/>
        </w:rPr>
        <w:t xml:space="preserve">Lin, F., Zhuang, Y., Song, C., Wang, A., Li, Y., </w:t>
      </w:r>
      <w:proofErr w:type="spellStart"/>
      <w:proofErr w:type="gramStart"/>
      <w:r>
        <w:rPr>
          <w:rStyle w:val="Hyperlink0"/>
        </w:rPr>
        <w:t>Gu</w:t>
      </w:r>
      <w:proofErr w:type="spellEnd"/>
      <w:proofErr w:type="gramEnd"/>
      <w:r>
        <w:rPr>
          <w:rStyle w:val="Hyperlink0"/>
        </w:rPr>
        <w:t xml:space="preserve">, C., &amp; Xu, W. (2016). </w:t>
      </w:r>
      <w:proofErr w:type="spellStart"/>
      <w:r>
        <w:rPr>
          <w:rStyle w:val="Hyperlink0"/>
        </w:rPr>
        <w:t>SleepSense</w:t>
      </w:r>
      <w:proofErr w:type="spellEnd"/>
      <w:r>
        <w:rPr>
          <w:rStyle w:val="Hyperlink0"/>
        </w:rPr>
        <w:t xml:space="preserve">: A noncontact and cost-effective sleep monitoring system. </w:t>
      </w:r>
      <w:r>
        <w:rPr>
          <w:rStyle w:val="None"/>
          <w:i/>
          <w:iCs/>
        </w:rPr>
        <w:t>IEEE transactions on biomedical circuits and systems</w:t>
      </w:r>
      <w:r>
        <w:rPr>
          <w:rStyle w:val="Hyperlink0"/>
        </w:rPr>
        <w:t>, 11(1), 189-202.</w:t>
      </w:r>
    </w:p>
    <w:p w:rsidR="00A81231" w:rsidRDefault="001F11EF">
      <w:pPr>
        <w:pStyle w:val="ListParagraph"/>
        <w:numPr>
          <w:ilvl w:val="0"/>
          <w:numId w:val="9"/>
        </w:numPr>
      </w:pPr>
      <w:r>
        <w:rPr>
          <w:rStyle w:val="Hyperlink0"/>
        </w:rPr>
        <w:t xml:space="preserve">Toms M (2000) Patient movement detection. URL https://www.google.com/patents/US6036660, </w:t>
      </w:r>
      <w:proofErr w:type="spellStart"/>
      <w:r>
        <w:rPr>
          <w:rStyle w:val="Hyperlink0"/>
        </w:rPr>
        <w:t>uS</w:t>
      </w:r>
      <w:proofErr w:type="spellEnd"/>
      <w:r>
        <w:rPr>
          <w:rStyle w:val="Hyperlink0"/>
        </w:rPr>
        <w:t xml:space="preserve"> Patent 6,036,660</w:t>
      </w:r>
    </w:p>
    <w:p w:rsidR="00A81231" w:rsidRDefault="001F11EF">
      <w:pPr>
        <w:pStyle w:val="ListParagraph"/>
        <w:numPr>
          <w:ilvl w:val="0"/>
          <w:numId w:val="9"/>
        </w:numPr>
      </w:pPr>
      <w:proofErr w:type="spellStart"/>
      <w:r>
        <w:rPr>
          <w:rStyle w:val="Hyperlink0"/>
        </w:rPr>
        <w:t>Alaziz</w:t>
      </w:r>
      <w:proofErr w:type="spellEnd"/>
      <w:r>
        <w:rPr>
          <w:rStyle w:val="Hyperlink0"/>
        </w:rPr>
        <w:t xml:space="preserve"> M, </w:t>
      </w:r>
      <w:proofErr w:type="spellStart"/>
      <w:r>
        <w:rPr>
          <w:rStyle w:val="Hyperlink0"/>
        </w:rPr>
        <w:t>Jia</w:t>
      </w:r>
      <w:proofErr w:type="spellEnd"/>
      <w:r>
        <w:rPr>
          <w:rStyle w:val="Hyperlink0"/>
        </w:rPr>
        <w:t xml:space="preserve"> Z, Liu J, Howard R, </w:t>
      </w:r>
      <w:proofErr w:type="gramStart"/>
      <w:r>
        <w:rPr>
          <w:rStyle w:val="Hyperlink0"/>
        </w:rPr>
        <w:t>Chen</w:t>
      </w:r>
      <w:proofErr w:type="gramEnd"/>
      <w:r>
        <w:rPr>
          <w:rStyle w:val="Hyperlink0"/>
        </w:rPr>
        <w:t xml:space="preserve"> Y, Zhang Y (2016) Motion scale: A body motion monitoring system using bed-mounted wireless load cells. In: 2016 </w:t>
      </w:r>
      <w:r>
        <w:rPr>
          <w:rStyle w:val="None"/>
          <w:i/>
          <w:iCs/>
        </w:rPr>
        <w:t>IEEE First International Conference on Connected Health: Applications, Systems and Engineering Technologies</w:t>
      </w:r>
      <w:r>
        <w:rPr>
          <w:rStyle w:val="Hyperlink0"/>
        </w:rPr>
        <w:t xml:space="preserve"> (CHASE), pp 183–192, DOI 10.1109/CHASE.2016.13</w:t>
      </w:r>
    </w:p>
    <w:p w:rsidR="00A81231" w:rsidRDefault="001F11EF">
      <w:pPr>
        <w:pStyle w:val="ListParagraph"/>
        <w:numPr>
          <w:ilvl w:val="0"/>
          <w:numId w:val="9"/>
        </w:numPr>
      </w:pPr>
      <w:r>
        <w:rPr>
          <w:rStyle w:val="Hyperlink0"/>
        </w:rPr>
        <w:t xml:space="preserve">J. J. Liu, W. Xu, M.-C. Huang, N. </w:t>
      </w:r>
      <w:proofErr w:type="spellStart"/>
      <w:r>
        <w:rPr>
          <w:rStyle w:val="Hyperlink0"/>
        </w:rPr>
        <w:t>Alshurafa</w:t>
      </w:r>
      <w:proofErr w:type="spellEnd"/>
      <w:r>
        <w:rPr>
          <w:rStyle w:val="Hyperlink0"/>
        </w:rPr>
        <w:t xml:space="preserve">, M. </w:t>
      </w:r>
      <w:proofErr w:type="spellStart"/>
      <w:r>
        <w:rPr>
          <w:rStyle w:val="Hyperlink0"/>
        </w:rPr>
        <w:t>Sarrafzadeh</w:t>
      </w:r>
      <w:proofErr w:type="spellEnd"/>
      <w:r>
        <w:rPr>
          <w:rStyle w:val="Hyperlink0"/>
        </w:rPr>
        <w:t xml:space="preserve">, N. </w:t>
      </w:r>
      <w:proofErr w:type="spellStart"/>
      <w:r>
        <w:rPr>
          <w:rStyle w:val="Hyperlink0"/>
        </w:rPr>
        <w:t>Raut</w:t>
      </w:r>
      <w:proofErr w:type="spellEnd"/>
      <w:r>
        <w:rPr>
          <w:rStyle w:val="Hyperlink0"/>
        </w:rPr>
        <w:t xml:space="preserve">, and B. </w:t>
      </w:r>
      <w:proofErr w:type="spellStart"/>
      <w:r>
        <w:rPr>
          <w:rStyle w:val="Hyperlink0"/>
        </w:rPr>
        <w:t>Yadegar</w:t>
      </w:r>
      <w:proofErr w:type="spellEnd"/>
      <w:r>
        <w:rPr>
          <w:rStyle w:val="Hyperlink0"/>
        </w:rPr>
        <w:t xml:space="preserve">, “A dense pressure sensitive bedsheet design for unobtrusive sleep posture monitoring,” in </w:t>
      </w:r>
      <w:r>
        <w:rPr>
          <w:rStyle w:val="None"/>
          <w:i/>
          <w:iCs/>
        </w:rPr>
        <w:t>Proc. IEEE Int. Conf. Pervasive Computing and Communications</w:t>
      </w:r>
      <w:r>
        <w:rPr>
          <w:rStyle w:val="Hyperlink0"/>
        </w:rPr>
        <w:t>, 2013, pp. 207–215.</w:t>
      </w:r>
    </w:p>
    <w:p w:rsidR="00A81231" w:rsidRDefault="001F11EF">
      <w:pPr>
        <w:pStyle w:val="ListParagraph"/>
        <w:numPr>
          <w:ilvl w:val="0"/>
          <w:numId w:val="9"/>
        </w:numPr>
      </w:pPr>
      <w:r>
        <w:rPr>
          <w:rStyle w:val="Hyperlink0"/>
        </w:rPr>
        <w:t xml:space="preserve">S. </w:t>
      </w:r>
      <w:proofErr w:type="spellStart"/>
      <w:r>
        <w:rPr>
          <w:rStyle w:val="Hyperlink0"/>
        </w:rPr>
        <w:t>Lokavee</w:t>
      </w:r>
      <w:proofErr w:type="spellEnd"/>
      <w:r>
        <w:rPr>
          <w:rStyle w:val="Hyperlink0"/>
        </w:rPr>
        <w:t xml:space="preserve">, N. </w:t>
      </w:r>
      <w:proofErr w:type="spellStart"/>
      <w:r>
        <w:rPr>
          <w:rStyle w:val="Hyperlink0"/>
        </w:rPr>
        <w:t>Watthanawisuth</w:t>
      </w:r>
      <w:proofErr w:type="spellEnd"/>
      <w:r>
        <w:rPr>
          <w:rStyle w:val="Hyperlink0"/>
        </w:rPr>
        <w:t xml:space="preserve">, J. P. </w:t>
      </w:r>
      <w:proofErr w:type="spellStart"/>
      <w:r>
        <w:rPr>
          <w:rStyle w:val="Hyperlink0"/>
        </w:rPr>
        <w:t>Mensing</w:t>
      </w:r>
      <w:proofErr w:type="spellEnd"/>
      <w:r>
        <w:rPr>
          <w:rStyle w:val="Hyperlink0"/>
        </w:rPr>
        <w:t xml:space="preserve">, and T. </w:t>
      </w:r>
      <w:proofErr w:type="spellStart"/>
      <w:r>
        <w:rPr>
          <w:rStyle w:val="Hyperlink0"/>
        </w:rPr>
        <w:t>Kerdcharoen</w:t>
      </w:r>
      <w:proofErr w:type="spellEnd"/>
      <w:r>
        <w:rPr>
          <w:rStyle w:val="Hyperlink0"/>
        </w:rPr>
        <w:t xml:space="preserve">, “Sensor pillow system: Monitoring cardio-respiratory and posture movements during sleep,” in </w:t>
      </w:r>
      <w:r>
        <w:rPr>
          <w:rStyle w:val="None"/>
          <w:i/>
          <w:iCs/>
        </w:rPr>
        <w:t>Proceedings of the 4th Biomedical Engineering International Conference</w:t>
      </w:r>
      <w:r>
        <w:rPr>
          <w:rStyle w:val="Hyperlink0"/>
        </w:rPr>
        <w:t>, BMEiCON-2011, pp. 71–75, Thailand, January 2012.</w:t>
      </w:r>
    </w:p>
    <w:p w:rsidR="00A81231" w:rsidRDefault="001F11EF">
      <w:pPr>
        <w:pStyle w:val="ListParagraph"/>
        <w:numPr>
          <w:ilvl w:val="0"/>
          <w:numId w:val="9"/>
        </w:numPr>
      </w:pPr>
      <w:r>
        <w:rPr>
          <w:rStyle w:val="Hyperlink0"/>
        </w:rPr>
        <w:t xml:space="preserve">E. J. </w:t>
      </w:r>
      <w:proofErr w:type="spellStart"/>
      <w:r>
        <w:rPr>
          <w:rStyle w:val="Hyperlink0"/>
        </w:rPr>
        <w:t>Pino</w:t>
      </w:r>
      <w:proofErr w:type="spellEnd"/>
      <w:r>
        <w:rPr>
          <w:rStyle w:val="Hyperlink0"/>
        </w:rPr>
        <w:t xml:space="preserve">, A. Dorner de la Paz, P. </w:t>
      </w:r>
      <w:proofErr w:type="spellStart"/>
      <w:r>
        <w:rPr>
          <w:rStyle w:val="Hyperlink0"/>
        </w:rPr>
        <w:t>Aqueveque</w:t>
      </w:r>
      <w:proofErr w:type="spellEnd"/>
      <w:r>
        <w:rPr>
          <w:rStyle w:val="Hyperlink0"/>
        </w:rPr>
        <w:t xml:space="preserve">, J. A. Chavez, and A. A. Moran, “Contact pressure monitoring device for sleep studies,” in </w:t>
      </w:r>
      <w:r>
        <w:rPr>
          <w:rStyle w:val="None"/>
          <w:i/>
          <w:iCs/>
        </w:rPr>
        <w:t>Proceedings of the 35th Annual International Conference of the IEEE Engineering in Medicine and Biology Society</w:t>
      </w:r>
      <w:r>
        <w:rPr>
          <w:rStyle w:val="Hyperlink0"/>
        </w:rPr>
        <w:t xml:space="preserve"> (EMBC), pp. 4160–4163, Osaka, Japan, July 2013.</w:t>
      </w:r>
    </w:p>
    <w:p w:rsidR="00A81231" w:rsidRDefault="001F11EF">
      <w:pPr>
        <w:pStyle w:val="ListParagraph"/>
        <w:numPr>
          <w:ilvl w:val="0"/>
          <w:numId w:val="9"/>
        </w:numPr>
      </w:pPr>
      <w:r>
        <w:rPr>
          <w:rStyle w:val="Hyperlink0"/>
        </w:rPr>
        <w:t xml:space="preserve">L. Lin, Y. N. </w:t>
      </w:r>
      <w:proofErr w:type="spellStart"/>
      <w:r>
        <w:rPr>
          <w:rStyle w:val="Hyperlink0"/>
        </w:rPr>
        <w:t>Xie</w:t>
      </w:r>
      <w:proofErr w:type="spellEnd"/>
      <w:r>
        <w:rPr>
          <w:rStyle w:val="Hyperlink0"/>
        </w:rPr>
        <w:t xml:space="preserve">, S. H. Wang et al., “Triboelectric active sensor array for self-powered static and dynamic pressure detection and tactile imaging,” </w:t>
      </w:r>
      <w:r>
        <w:rPr>
          <w:rStyle w:val="None"/>
          <w:i/>
          <w:iCs/>
        </w:rPr>
        <w:t>ACS Nano</w:t>
      </w:r>
      <w:r>
        <w:rPr>
          <w:rStyle w:val="Hyperlink0"/>
        </w:rPr>
        <w:t>, vol. 7, no. 9, pp. 8266–8274, 2013.</w:t>
      </w:r>
    </w:p>
    <w:p w:rsidR="00A81231" w:rsidRDefault="001F11EF">
      <w:pPr>
        <w:pStyle w:val="ListParagraph"/>
        <w:numPr>
          <w:ilvl w:val="0"/>
          <w:numId w:val="9"/>
        </w:numPr>
      </w:pPr>
      <w:r>
        <w:rPr>
          <w:rStyle w:val="Hyperlink0"/>
        </w:rPr>
        <w:t xml:space="preserve">S. Bennett, </w:t>
      </w:r>
      <w:proofErr w:type="spellStart"/>
      <w:r>
        <w:rPr>
          <w:rStyle w:val="Hyperlink0"/>
        </w:rPr>
        <w:t>Zhaofen</w:t>
      </w:r>
      <w:proofErr w:type="spellEnd"/>
      <w:r>
        <w:rPr>
          <w:rStyle w:val="Hyperlink0"/>
        </w:rPr>
        <w:t xml:space="preserve"> Ren, R. </w:t>
      </w:r>
      <w:proofErr w:type="spellStart"/>
      <w:r>
        <w:rPr>
          <w:rStyle w:val="Hyperlink0"/>
        </w:rPr>
        <w:t>Goubran</w:t>
      </w:r>
      <w:proofErr w:type="spellEnd"/>
      <w:r>
        <w:rPr>
          <w:rStyle w:val="Hyperlink0"/>
        </w:rPr>
        <w:t xml:space="preserve">, K. Rockwood and F. </w:t>
      </w:r>
      <w:proofErr w:type="spellStart"/>
      <w:r>
        <w:rPr>
          <w:rStyle w:val="Hyperlink0"/>
        </w:rPr>
        <w:t>Knoefel</w:t>
      </w:r>
      <w:proofErr w:type="spellEnd"/>
      <w:r>
        <w:rPr>
          <w:rStyle w:val="Hyperlink0"/>
        </w:rPr>
        <w:t xml:space="preserve">, "In-Bed Mobility Monitoring Using Pressure Sensors", </w:t>
      </w:r>
      <w:r>
        <w:rPr>
          <w:rStyle w:val="None"/>
          <w:i/>
          <w:iCs/>
        </w:rPr>
        <w:t>IEEE Transactions on Instrumentation and Measurement</w:t>
      </w:r>
      <w:r>
        <w:rPr>
          <w:rStyle w:val="Hyperlink0"/>
        </w:rPr>
        <w:t>, vol. 64, no. 8, pp. 2110-2120, 2015.</w:t>
      </w:r>
    </w:p>
    <w:p w:rsidR="00A81231" w:rsidRDefault="001F11EF">
      <w:pPr>
        <w:pStyle w:val="ListParagraph"/>
        <w:numPr>
          <w:ilvl w:val="0"/>
          <w:numId w:val="9"/>
        </w:numPr>
      </w:pPr>
      <w:r>
        <w:rPr>
          <w:rStyle w:val="Hyperlink0"/>
        </w:rPr>
        <w:t xml:space="preserve">M. B. </w:t>
      </w:r>
      <w:proofErr w:type="spellStart"/>
      <w:r>
        <w:rPr>
          <w:rStyle w:val="Hyperlink0"/>
        </w:rPr>
        <w:t>Pouyan</w:t>
      </w:r>
      <w:proofErr w:type="spellEnd"/>
      <w:r>
        <w:rPr>
          <w:rStyle w:val="Hyperlink0"/>
        </w:rPr>
        <w:t xml:space="preserve">, J. </w:t>
      </w:r>
      <w:proofErr w:type="spellStart"/>
      <w:r>
        <w:rPr>
          <w:rStyle w:val="Hyperlink0"/>
        </w:rPr>
        <w:t>Birjandtalab</w:t>
      </w:r>
      <w:proofErr w:type="spellEnd"/>
      <w:r>
        <w:rPr>
          <w:rStyle w:val="Hyperlink0"/>
        </w:rPr>
        <w:t xml:space="preserve">, M. </w:t>
      </w:r>
      <w:proofErr w:type="spellStart"/>
      <w:r>
        <w:rPr>
          <w:rStyle w:val="Hyperlink0"/>
        </w:rPr>
        <w:t>Heydarzadeh</w:t>
      </w:r>
      <w:proofErr w:type="spellEnd"/>
      <w:r>
        <w:rPr>
          <w:rStyle w:val="Hyperlink0"/>
        </w:rPr>
        <w:t xml:space="preserve">, M. </w:t>
      </w:r>
      <w:proofErr w:type="spellStart"/>
      <w:r>
        <w:rPr>
          <w:rStyle w:val="Hyperlink0"/>
        </w:rPr>
        <w:t>Nourani</w:t>
      </w:r>
      <w:proofErr w:type="spellEnd"/>
      <w:r>
        <w:rPr>
          <w:rStyle w:val="Hyperlink0"/>
        </w:rPr>
        <w:t xml:space="preserve">, and S. </w:t>
      </w:r>
      <w:proofErr w:type="spellStart"/>
      <w:r>
        <w:rPr>
          <w:rStyle w:val="Hyperlink0"/>
        </w:rPr>
        <w:t>Ostadabbas</w:t>
      </w:r>
      <w:proofErr w:type="spellEnd"/>
      <w:r>
        <w:rPr>
          <w:rStyle w:val="Hyperlink0"/>
        </w:rPr>
        <w:t xml:space="preserve">, “A pressure map dataset for posture and subject analytics,” 2017 </w:t>
      </w:r>
      <w:r>
        <w:rPr>
          <w:rStyle w:val="None"/>
          <w:i/>
          <w:iCs/>
        </w:rPr>
        <w:t>IEEE EMBS International Conference on Biomedical &amp; Health Informatics (BHI)</w:t>
      </w:r>
      <w:r>
        <w:rPr>
          <w:rStyle w:val="Hyperlink0"/>
        </w:rPr>
        <w:t>, 2017.</w:t>
      </w:r>
    </w:p>
    <w:p w:rsidR="00A81231" w:rsidRDefault="001F11EF">
      <w:pPr>
        <w:pStyle w:val="ListParagraph"/>
        <w:numPr>
          <w:ilvl w:val="0"/>
          <w:numId w:val="9"/>
        </w:numPr>
      </w:pPr>
      <w:r>
        <w:rPr>
          <w:rStyle w:val="Hyperlink0"/>
        </w:rPr>
        <w:t xml:space="preserve">S. </w:t>
      </w:r>
      <w:proofErr w:type="spellStart"/>
      <w:r>
        <w:rPr>
          <w:rStyle w:val="Hyperlink0"/>
        </w:rPr>
        <w:t>Ostadabbas</w:t>
      </w:r>
      <w:proofErr w:type="spellEnd"/>
      <w:r>
        <w:rPr>
          <w:rStyle w:val="Hyperlink0"/>
        </w:rPr>
        <w:t xml:space="preserve">, M. B. </w:t>
      </w:r>
      <w:proofErr w:type="spellStart"/>
      <w:r>
        <w:rPr>
          <w:rStyle w:val="Hyperlink0"/>
        </w:rPr>
        <w:t>Pouyan</w:t>
      </w:r>
      <w:proofErr w:type="spellEnd"/>
      <w:r>
        <w:rPr>
          <w:rStyle w:val="Hyperlink0"/>
        </w:rPr>
        <w:t xml:space="preserve">, M. </w:t>
      </w:r>
      <w:proofErr w:type="spellStart"/>
      <w:r>
        <w:rPr>
          <w:rStyle w:val="Hyperlink0"/>
        </w:rPr>
        <w:t>Nourani</w:t>
      </w:r>
      <w:proofErr w:type="spellEnd"/>
      <w:r>
        <w:rPr>
          <w:rStyle w:val="Hyperlink0"/>
        </w:rPr>
        <w:t xml:space="preserve">, and N. </w:t>
      </w:r>
      <w:proofErr w:type="spellStart"/>
      <w:r>
        <w:rPr>
          <w:rStyle w:val="Hyperlink0"/>
        </w:rPr>
        <w:t>Kehtarnavaz</w:t>
      </w:r>
      <w:proofErr w:type="spellEnd"/>
      <w:r>
        <w:rPr>
          <w:rStyle w:val="Hyperlink0"/>
        </w:rPr>
        <w:t xml:space="preserve">, “In-bed posture classification and limb identification,” </w:t>
      </w:r>
      <w:r>
        <w:rPr>
          <w:rStyle w:val="None"/>
          <w:i/>
          <w:iCs/>
        </w:rPr>
        <w:t>2014 IEEE Biomedical Circuits and Systems Conference (</w:t>
      </w:r>
      <w:proofErr w:type="spellStart"/>
      <w:r>
        <w:rPr>
          <w:rStyle w:val="None"/>
          <w:i/>
          <w:iCs/>
        </w:rPr>
        <w:t>BioCAS</w:t>
      </w:r>
      <w:proofErr w:type="spellEnd"/>
      <w:r>
        <w:rPr>
          <w:rStyle w:val="None"/>
          <w:i/>
          <w:iCs/>
        </w:rPr>
        <w:t>) Proceedings</w:t>
      </w:r>
      <w:r>
        <w:rPr>
          <w:rStyle w:val="Hyperlink0"/>
        </w:rPr>
        <w:t>, 2014.</w:t>
      </w:r>
    </w:p>
    <w:p w:rsidR="00A70EC0" w:rsidRDefault="001F11EF">
      <w:pPr>
        <w:pStyle w:val="ListParagraph"/>
        <w:numPr>
          <w:ilvl w:val="0"/>
          <w:numId w:val="9"/>
        </w:numPr>
      </w:pPr>
      <w:r>
        <w:rPr>
          <w:rStyle w:val="Hyperlink0"/>
        </w:rPr>
        <w:lastRenderedPageBreak/>
        <w:t>N. Ida, Sensors, Actuators, and their Interfaces: A Multidisciplinary Introduction. Edison, NJ: SciTech Publishing, 2014.</w:t>
      </w:r>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74C" w:rsidRDefault="0009374C">
      <w:r>
        <w:separator/>
      </w:r>
    </w:p>
  </w:endnote>
  <w:endnote w:type="continuationSeparator" w:id="0">
    <w:p w:rsidR="0009374C" w:rsidRDefault="00093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303BAD" w:rsidRDefault="00303BAD">
        <w:pPr>
          <w:pStyle w:val="Footer"/>
          <w:jc w:val="right"/>
        </w:pPr>
        <w:r>
          <w:fldChar w:fldCharType="begin"/>
        </w:r>
        <w:r>
          <w:instrText xml:space="preserve"> PAGE   \* MERGEFORMAT </w:instrText>
        </w:r>
        <w:r>
          <w:fldChar w:fldCharType="separate"/>
        </w:r>
        <w:r w:rsidR="00730D08">
          <w:rPr>
            <w:noProof/>
          </w:rPr>
          <w:t>12</w:t>
        </w:r>
        <w:r>
          <w:rPr>
            <w:noProof/>
          </w:rPr>
          <w:fldChar w:fldCharType="end"/>
        </w:r>
      </w:p>
    </w:sdtContent>
  </w:sdt>
  <w:p w:rsidR="00303BAD" w:rsidRDefault="00303BAD">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74C" w:rsidRDefault="0009374C">
      <w:r>
        <w:separator/>
      </w:r>
    </w:p>
  </w:footnote>
  <w:footnote w:type="continuationSeparator" w:id="0">
    <w:p w:rsidR="0009374C" w:rsidRDefault="00093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60303"/>
    <w:rsid w:val="000644DA"/>
    <w:rsid w:val="0009374C"/>
    <w:rsid w:val="000B26CB"/>
    <w:rsid w:val="000F6DA8"/>
    <w:rsid w:val="000F74F6"/>
    <w:rsid w:val="001435D1"/>
    <w:rsid w:val="0018259D"/>
    <w:rsid w:val="001F11EF"/>
    <w:rsid w:val="001F7DB1"/>
    <w:rsid w:val="002446D1"/>
    <w:rsid w:val="002544AD"/>
    <w:rsid w:val="0029597A"/>
    <w:rsid w:val="002B37C9"/>
    <w:rsid w:val="00303BAD"/>
    <w:rsid w:val="00354953"/>
    <w:rsid w:val="003A5CAB"/>
    <w:rsid w:val="003E720B"/>
    <w:rsid w:val="004060A0"/>
    <w:rsid w:val="00407074"/>
    <w:rsid w:val="00416461"/>
    <w:rsid w:val="00440626"/>
    <w:rsid w:val="00447ED6"/>
    <w:rsid w:val="00482062"/>
    <w:rsid w:val="004937A8"/>
    <w:rsid w:val="004D4D56"/>
    <w:rsid w:val="004E7596"/>
    <w:rsid w:val="00560F5C"/>
    <w:rsid w:val="005D138F"/>
    <w:rsid w:val="00613BAE"/>
    <w:rsid w:val="00623C4B"/>
    <w:rsid w:val="00623F7F"/>
    <w:rsid w:val="00676EEC"/>
    <w:rsid w:val="00686A07"/>
    <w:rsid w:val="006D0807"/>
    <w:rsid w:val="007237BE"/>
    <w:rsid w:val="00730B7A"/>
    <w:rsid w:val="00730D08"/>
    <w:rsid w:val="007860AF"/>
    <w:rsid w:val="00794F7D"/>
    <w:rsid w:val="007B4E8B"/>
    <w:rsid w:val="007D0F60"/>
    <w:rsid w:val="007F1F6B"/>
    <w:rsid w:val="00866ECD"/>
    <w:rsid w:val="009054AB"/>
    <w:rsid w:val="00911E84"/>
    <w:rsid w:val="00922A27"/>
    <w:rsid w:val="00924F5F"/>
    <w:rsid w:val="009438C2"/>
    <w:rsid w:val="0095144D"/>
    <w:rsid w:val="0096345D"/>
    <w:rsid w:val="009A2D15"/>
    <w:rsid w:val="009D4D3E"/>
    <w:rsid w:val="009F704D"/>
    <w:rsid w:val="00A4344A"/>
    <w:rsid w:val="00A70EC0"/>
    <w:rsid w:val="00A81231"/>
    <w:rsid w:val="00A832DB"/>
    <w:rsid w:val="00AC39E1"/>
    <w:rsid w:val="00B2437D"/>
    <w:rsid w:val="00BA7DB4"/>
    <w:rsid w:val="00BB0FDA"/>
    <w:rsid w:val="00BC5BFD"/>
    <w:rsid w:val="00C41804"/>
    <w:rsid w:val="00CA7207"/>
    <w:rsid w:val="00CA7A07"/>
    <w:rsid w:val="00CB2334"/>
    <w:rsid w:val="00CC0F12"/>
    <w:rsid w:val="00D2109E"/>
    <w:rsid w:val="00D25BBB"/>
    <w:rsid w:val="00DF3EBE"/>
    <w:rsid w:val="00E72971"/>
    <w:rsid w:val="00F35372"/>
    <w:rsid w:val="00F81EF3"/>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705CF"/>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acc.co.nz/aboutus/" TargetMode="External"/><Relationship Id="rId7" Type="http://schemas.openxmlformats.org/officeDocument/2006/relationships/footer" Target="footer1.xml"/><Relationship Id="rId12" Type="http://schemas.openxmlformats.org/officeDocument/2006/relationships/image" Target="media/image5.w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ink.springer.com/article/10.1007/s12553-019-0040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s://www.who.int/ageing/WHO-GSAP-2017.pdf?ua=1" TargetMode="Externa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3549</TotalTime>
  <Pages>12</Pages>
  <Words>7202</Words>
  <Characters>41053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48159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37</cp:revision>
  <dcterms:created xsi:type="dcterms:W3CDTF">2020-08-08T16:46:00Z</dcterms:created>
  <dcterms:modified xsi:type="dcterms:W3CDTF">2020-08-11T15:48:00Z</dcterms:modified>
</cp:coreProperties>
</file>