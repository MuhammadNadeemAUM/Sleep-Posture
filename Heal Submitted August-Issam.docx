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231" w:rsidRDefault="001F11EF">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Convolutional Neural Network:</w:t>
      </w:r>
      <w:r>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Pr="00A70EC0" w:rsidRDefault="001F11EF" w:rsidP="00A70EC0">
      <w:pPr>
        <w:pStyle w:val="BodyTextKeep"/>
        <w:rPr>
          <w:rFonts w:eastAsia="Arial Unicode MS" w:cs="Arial Unicode MS"/>
          <w:sz w:val="20"/>
          <w:szCs w:val="20"/>
        </w:rPr>
        <w:sectPr w:rsidR="00A81231" w:rsidRPr="00A70EC0">
          <w:type w:val="continuous"/>
          <w:pgSz w:w="11900" w:h="16840"/>
          <w:pgMar w:top="1418" w:right="1134" w:bottom="2098" w:left="1134" w:header="0" w:footer="0" w:gutter="0"/>
          <w:cols w:space="720"/>
        </w:sectPr>
      </w:pPr>
      <w:r>
        <w:rPr>
          <w:rFonts w:eastAsia="Arial Unicode MS" w:cs="Arial Unicode MS"/>
          <w:b/>
          <w:bCs/>
          <w:sz w:val="20"/>
          <w:szCs w:val="20"/>
        </w:rPr>
        <w:t xml:space="preserve">ABSTRACT: </w:t>
      </w:r>
      <w:r w:rsidR="00416461" w:rsidRPr="00A70EC0">
        <w:rPr>
          <w:rFonts w:eastAsia="Arial Unicode MS" w:cs="Arial Unicode MS"/>
          <w:sz w:val="20"/>
          <w:szCs w:val="20"/>
        </w:rPr>
        <w:t>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w:t>
      </w:r>
      <w:r w:rsidR="00416461" w:rsidRPr="00A70EC0">
        <w:rPr>
          <w:rFonts w:eastAsia="Arial Unicode MS" w:cs="Arial Unicode MS"/>
          <w:sz w:val="20"/>
          <w:szCs w:val="20"/>
        </w:rPr>
        <w:t>piezo-resistive</w:t>
      </w:r>
      <w:r w:rsidR="00416461" w:rsidRPr="00A70EC0">
        <w:rPr>
          <w:rFonts w:eastAsia="Arial Unicode MS" w:cs="Arial Unicode MS"/>
          <w:sz w:val="20"/>
          <w:szCs w:val="20"/>
        </w:rPr>
        <w:t> material to be placed on a mattress. The sensors detect the distribution of the body pressure on the mat during </w:t>
      </w:r>
      <w:r w:rsidR="00416461" w:rsidRPr="00A70EC0">
        <w:rPr>
          <w:rFonts w:eastAsia="Arial Unicode MS" w:cs="Arial Unicode MS"/>
          <w:sz w:val="20"/>
          <w:szCs w:val="20"/>
        </w:rPr>
        <w:t>sleep and</w:t>
      </w:r>
      <w:r w:rsidR="00416461" w:rsidRPr="00A70EC0">
        <w:rPr>
          <w:rFonts w:eastAsia="Arial Unicode MS" w:cs="Arial Unicode MS"/>
          <w:sz w:val="20"/>
          <w:szCs w:val="20"/>
        </w:rPr>
        <w:t>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to the user alert 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A81231" w:rsidRDefault="00A81231">
      <w:pPr>
        <w:pStyle w:val="BodyTextKeep"/>
        <w:ind w:right="0"/>
        <w:rPr>
          <w:b/>
          <w:bCs/>
        </w:rPr>
      </w:pPr>
    </w:p>
    <w:p w:rsidR="00A81231" w:rsidRDefault="00A81231">
      <w:pPr>
        <w:pStyle w:val="BodyTextKeep"/>
        <w:ind w:right="0"/>
        <w:sectPr w:rsidR="00A81231">
          <w:type w:val="continuous"/>
          <w:pgSz w:w="11900" w:h="16840"/>
          <w:pgMar w:top="1418" w:right="1134" w:bottom="2098" w:left="1134" w:header="0" w:footer="0" w:gutter="0"/>
          <w:cols w:num="2" w:space="544"/>
        </w:sectPr>
      </w:pPr>
    </w:p>
    <w:p w:rsidR="00A81231" w:rsidRDefault="001F11EF">
      <w:pPr>
        <w:pStyle w:val="BodyTextKeep"/>
        <w:ind w:right="0"/>
        <w:rPr>
          <w:i/>
          <w:iCs/>
        </w:rPr>
      </w:pPr>
      <w:r>
        <w:rPr>
          <w:b/>
          <w:bCs/>
        </w:rPr>
        <w:t xml:space="preserve">Keyword: </w:t>
      </w:r>
      <w:r>
        <w:rPr>
          <w:i/>
          <w:iCs/>
        </w:rPr>
        <w:t>Force-sensing resistor, Sleep posture recognition; Sleep activity; Internet of Things; Machine Learning; Healthcare.</w:t>
      </w:r>
    </w:p>
    <w:p w:rsidR="00A81231" w:rsidRDefault="00A81231">
      <w:pPr>
        <w:pStyle w:val="Body"/>
      </w:pPr>
    </w:p>
    <w:p w:rsidR="00A81231" w:rsidRDefault="00A81231">
      <w:pPr>
        <w:pStyle w:val="Body"/>
        <w:sectPr w:rsidR="00A81231">
          <w:type w:val="continuous"/>
          <w:pgSz w:w="11900" w:h="16840"/>
          <w:pgMar w:top="1418" w:right="1134" w:bottom="2098" w:left="1134" w:header="0" w:footer="0" w:gutter="0"/>
          <w:cols w:space="720"/>
        </w:sectPr>
      </w:pPr>
    </w:p>
    <w:p w:rsidR="00A81231" w:rsidRDefault="001F11EF">
      <w:pPr>
        <w:pStyle w:val="Heading"/>
        <w:numPr>
          <w:ilvl w:val="0"/>
          <w:numId w:val="2"/>
        </w:numPr>
        <w:jc w:val="left"/>
      </w:pPr>
      <w:r>
        <w:t>Introduction</w:t>
      </w:r>
    </w:p>
    <w:p w:rsidR="00A81231" w:rsidRDefault="001F11EF" w:rsidP="00866ECD">
      <w:pPr>
        <w:pStyle w:val="ListParagraph"/>
        <w:ind w:left="28" w:firstLine="692"/>
      </w:pPr>
      <w:r>
        <w:t>The population of elderly people is on the rise in</w:t>
      </w:r>
      <w:r>
        <w:t xml:space="preserve"> the world and the number of elderly people </w:t>
      </w:r>
      <w:r>
        <w:t>is expected to reach 20% of the total population by 20</w:t>
      </w:r>
      <w:r w:rsidR="00440626">
        <w:t>50</w:t>
      </w:r>
      <w:r>
        <w:t xml:space="preserve"> [</w:t>
      </w:r>
      <w:r>
        <w:t xml:space="preserve">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w:t>
      </w:r>
      <w:r>
        <w:t>tend to suffer from poor sleep quality and this has effects on their physical health, cognitive function, and overall qual</w:t>
      </w:r>
      <w:r>
        <w:t xml:space="preserve">ity of life [2, 3, 4]. Adequate, restful sleep is </w:t>
      </w:r>
      <w:r>
        <w:t xml:space="preserve">important as it allows the body and brain undergo necessary restorative activities. Inadequate sleep leads to reduced alertness and drowsiness [2]. Health issues stemming from poor sleep quality include </w:t>
      </w:r>
      <w:r>
        <w:t>weakened immune system and cardiovascular disease</w:t>
      </w:r>
      <w:r w:rsidR="00866ECD">
        <w:t>s</w:t>
      </w:r>
      <w:r>
        <w:rPr>
          <w:i/>
          <w:iCs/>
        </w:rPr>
        <w:t xml:space="preserve"> </w:t>
      </w:r>
      <w:r>
        <w:t xml:space="preserve">[5]. </w:t>
      </w:r>
      <w:r w:rsidR="00866ECD">
        <w:t>As a result, sleep analysis is a very important step</w:t>
      </w:r>
      <w:r w:rsidR="00866ECD">
        <w:t xml:space="preserve"> </w:t>
      </w:r>
      <w:r w:rsidR="00866ECD">
        <w:t>towards the detection and diagnosis of sleep problems.</w:t>
      </w:r>
    </w:p>
    <w:p w:rsidR="00A81231" w:rsidRDefault="001F11EF">
      <w:pPr>
        <w:pStyle w:val="Body"/>
        <w:ind w:firstLine="720"/>
      </w:pPr>
      <w:r>
        <w:rPr>
          <w:lang w:val="en-US"/>
        </w:rPr>
        <w:t xml:space="preserve">Another issue </w:t>
      </w:r>
      <w:r>
        <w:rPr>
          <w:lang w:val="en-US"/>
        </w:rPr>
        <w:t>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without moving, as shown in Figure 1. The </w:t>
      </w:r>
      <w:r>
        <w:rPr>
          <w:lang w:val="en-US"/>
        </w:rPr>
        <w:t>PI can cause cons</w:t>
      </w:r>
      <w:r>
        <w:rPr>
          <w:lang w:val="en-US"/>
        </w:rPr>
        <w:t>tant pain, loss of mobility, depression, and even death. Studies have found that sleep issues were more prevalent within the residential care population [6</w:t>
      </w:r>
      <w:r w:rsidR="00440626">
        <w:rPr>
          <w:lang w:val="en-US"/>
        </w:rPr>
        <w:t>, 7</w:t>
      </w:r>
      <w:r>
        <w:rPr>
          <w:lang w:val="en-US"/>
        </w:rPr>
        <w:t xml:space="preserve">]. </w:t>
      </w:r>
      <w:r>
        <w:rPr>
          <w:lang w:val="en-US"/>
        </w:rPr>
        <w:t>Furthermore, certain sleep positions and postures are considered to be major cause of sleep apnea [8]. Research has shown that people sleeping in the decubitu</w:t>
      </w:r>
      <w:r>
        <w:rPr>
          <w:lang w:val="en-US"/>
        </w:rPr>
        <w:t xml:space="preserve">s position have higher risk of developing subacromial impingement syndrome compared </w:t>
      </w:r>
      <w:r>
        <w:rPr>
          <w:lang w:val="fr-FR"/>
        </w:rPr>
        <w:t>to</w:t>
      </w:r>
      <w:r>
        <w:rPr>
          <w:lang w:val="en-US"/>
        </w:rPr>
        <w:t xml:space="preserve"> those who sleep in the supine position [9]. People sleeping in supine position are more likely to develop the symptoms of sleep paralysis [10]. Similarly, </w:t>
      </w:r>
      <w:r>
        <w:rPr>
          <w:lang w:val="en-US"/>
        </w:rPr>
        <w:t>sleeping on the right side poses a higher risk of development of transient lower esophageal sphincte</w:t>
      </w:r>
      <w:r>
        <w:rPr>
          <w:lang w:val="en-US"/>
        </w:rPr>
        <w:t xml:space="preserve">r relaxation, which is a main factor in nocturnal gastroesophageal reflux [11]. </w:t>
      </w:r>
      <w:r w:rsidR="00440626">
        <w:rPr>
          <w:lang w:val="en-US"/>
        </w:rPr>
        <w:t>Finally, f</w:t>
      </w:r>
      <w:r>
        <w:rPr>
          <w:lang w:val="en-US"/>
        </w:rPr>
        <w:t>alling out of bed during sleep is another major risk to the elderly, resulting in injuries and even death in extreme cases.</w:t>
      </w:r>
      <w:ins w:id="5" w:author="Muhammad Nadeem" w:date="2020-08-08T20:26:00Z">
        <w:r w:rsidR="00440626">
          <w:rPr>
            <w:lang w:val="en-US"/>
          </w:rPr>
          <w:t xml:space="preserve"> </w:t>
        </w:r>
      </w:ins>
    </w:p>
    <w:p w:rsidR="00A81231" w:rsidRDefault="001F11EF">
      <w:pPr>
        <w:pStyle w:val="Body"/>
      </w:pPr>
      <w:r>
        <w:rPr>
          <w:noProof/>
          <w:lang w:val="en-NZ"/>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pPr>
        <w:pStyle w:val="Body"/>
        <w:ind w:firstLine="720"/>
      </w:pPr>
      <w:r>
        <w:rPr>
          <w:lang w:val="en-US"/>
        </w:rPr>
        <w:t>The aforementi</w:t>
      </w:r>
      <w:r>
        <w:rPr>
          <w:lang w:val="en-US"/>
        </w:rPr>
        <w:t>oned risks can be mitigated if staff actively and regularly monitors the patient at the elderly care facilities.</w:t>
      </w:r>
      <w:r>
        <w:rPr>
          <w:lang w:val="en-US"/>
        </w:rPr>
        <w:t xml:space="preserve"> Clinical evidences suggest that body posture during sleep serves as a diagnostic indicator for a variety of chronic diseases and as an aid in </w:t>
      </w:r>
      <w:r>
        <w:rPr>
          <w:lang w:val="en-US"/>
        </w:rPr>
        <w:t>medical therapies. Detecting and monitoring these symptoms can be challenging and may also require the use of extra staff resources. This will lead to increased healthcare costs and can be a significant source of stress for the patients, as well as their f</w:t>
      </w:r>
      <w:r>
        <w:rPr>
          <w:lang w:val="en-US"/>
        </w:rPr>
        <w:t>amilies. Funding for District Health Boards (DHBs) in 2018 was almost a billion dollars ($983 million) [13, 14] and this is expected to rise, as an increase in the elderly population will require more caregivers at care homes [</w:t>
      </w:r>
      <w:ins w:id="6" w:author="Muhammad Nadeem" w:date="2020-08-08T20:33:00Z">
        <w:r w:rsidR="00A832DB">
          <w:rPr>
            <w:lang w:val="en-US"/>
          </w:rPr>
          <w:t xml:space="preserve">13, 14, </w:t>
        </w:r>
      </w:ins>
      <w:proofErr w:type="gramStart"/>
      <w:r>
        <w:rPr>
          <w:lang w:val="en-US"/>
        </w:rPr>
        <w:t>15</w:t>
      </w:r>
      <w:proofErr w:type="gramEnd"/>
      <w:r>
        <w:rPr>
          <w:lang w:val="en-US"/>
        </w:rPr>
        <w:t xml:space="preserve">]. In 2018 alone, </w:t>
      </w:r>
      <w:r>
        <w:rPr>
          <w:lang w:val="en-US"/>
        </w:rPr>
        <w:lastRenderedPageBreak/>
        <w:t>accidenta</w:t>
      </w:r>
      <w:r>
        <w:rPr>
          <w:lang w:val="en-US"/>
        </w:rPr>
        <w:t xml:space="preserve">l claims amounted to $200 million for fall-related injuries for the age group of 65 and above [16]. </w:t>
      </w:r>
    </w:p>
    <w:p w:rsidR="00A81231" w:rsidRDefault="00A81231">
      <w:pPr>
        <w:pStyle w:val="Body"/>
        <w:ind w:firstLine="720"/>
      </w:pPr>
    </w:p>
    <w:p w:rsidR="00A832DB" w:rsidRDefault="001F11EF" w:rsidP="00A832DB">
      <w:pPr>
        <w:pStyle w:val="Body"/>
        <w:ind w:firstLine="720"/>
        <w:rPr>
          <w:lang w:val="en-US"/>
        </w:rPr>
      </w:pPr>
      <w:r>
        <w:rPr>
          <w:lang w:val="en-US"/>
        </w:rPr>
        <w:t>The challenges, rising costs of care and effects of sleep related issues on the elderly, motivates the need for a system that can assist medical practitio</w:t>
      </w:r>
      <w:r>
        <w:rPr>
          <w:lang w:val="en-US"/>
        </w:rPr>
        <w:t xml:space="preserve">ners and caregivers in residential-care in monitoring patients more efficiently. </w:t>
      </w:r>
      <w:r w:rsidR="00A832DB" w:rsidRPr="00A832DB">
        <w:rPr>
          <w:lang w:val="en-US"/>
        </w:rPr>
        <w:t>The Internet of Things (IoT) technology enables and</w:t>
      </w:r>
      <w:ins w:id="7" w:author="Muhammad Nadeem" w:date="2020-08-08T20:40:00Z">
        <w:r w:rsidR="00A832DB">
          <w:rPr>
            <w:lang w:val="en-US"/>
          </w:rPr>
          <w:t xml:space="preserve"> </w:t>
        </w:r>
      </w:ins>
      <w:r w:rsidR="00A832DB" w:rsidRPr="00A832DB">
        <w:rPr>
          <w:lang w:val="en-US"/>
        </w:rPr>
        <w:t>facilitates remote monitoring of patients who don’t have</w:t>
      </w:r>
      <w:r w:rsidR="00A832DB">
        <w:rPr>
          <w:lang w:val="en-US"/>
        </w:rPr>
        <w:t xml:space="preserve"> </w:t>
      </w:r>
      <w:r w:rsidR="00A832DB" w:rsidRPr="00A832DB">
        <w:rPr>
          <w:lang w:val="en-US"/>
        </w:rPr>
        <w:t>ready access to effective health monitoring. Likewise, it</w:t>
      </w:r>
      <w:r w:rsidR="003E720B">
        <w:rPr>
          <w:lang w:val="en-US"/>
        </w:rPr>
        <w:t xml:space="preserve"> </w:t>
      </w:r>
      <w:r w:rsidR="00A832DB" w:rsidRPr="00A832DB">
        <w:rPr>
          <w:lang w:val="en-US"/>
        </w:rPr>
        <w:t>also helps thoroughly reduce costs and promote health</w:t>
      </w:r>
      <w:r w:rsidR="003E720B">
        <w:rPr>
          <w:lang w:val="en-US"/>
        </w:rPr>
        <w:t xml:space="preserve"> </w:t>
      </w:r>
      <w:r w:rsidR="00A832DB" w:rsidRPr="00A832DB">
        <w:rPr>
          <w:lang w:val="en-US"/>
        </w:rPr>
        <w:t>by increasing the availability and quality of care. The IoT is a network of smart devices and other</w:t>
      </w:r>
      <w:ins w:id="8" w:author="Muhammad Nadeem" w:date="2020-08-08T21:08:00Z">
        <w:r w:rsidR="00BB0FDA">
          <w:rPr>
            <w:lang w:val="en-US"/>
          </w:rPr>
          <w:t xml:space="preserve"> </w:t>
        </w:r>
      </w:ins>
      <w:r w:rsidR="00A832DB" w:rsidRPr="00A832DB">
        <w:rPr>
          <w:lang w:val="en-US"/>
        </w:rPr>
        <w:t>objects, integrated with electronics, software, sensors, and</w:t>
      </w:r>
      <w:r w:rsidR="00BB0FDA">
        <w:rPr>
          <w:lang w:val="en-US"/>
        </w:rPr>
        <w:t xml:space="preserve"> </w:t>
      </w:r>
      <w:r w:rsidR="00A832DB" w:rsidRPr="00A832DB">
        <w:rPr>
          <w:lang w:val="en-US"/>
        </w:rPr>
        <w:t>network connectivity that allows these objects to obtain and</w:t>
      </w:r>
      <w:ins w:id="9" w:author="Muhammad Nadeem" w:date="2020-08-08T21:08:00Z">
        <w:r w:rsidR="00BB0FDA">
          <w:rPr>
            <w:lang w:val="en-US"/>
          </w:rPr>
          <w:t xml:space="preserve"> </w:t>
        </w:r>
      </w:ins>
      <w:r w:rsidR="00A832DB" w:rsidRPr="00A832DB">
        <w:rPr>
          <w:lang w:val="en-US"/>
        </w:rPr>
        <w:t>exchange data</w:t>
      </w:r>
      <w:r w:rsidR="00BB0FDA">
        <w:rPr>
          <w:lang w:val="en-US"/>
        </w:rPr>
        <w:t xml:space="preserve"> </w:t>
      </w:r>
      <w:r w:rsidR="00BB0FDA" w:rsidRPr="00A832DB">
        <w:rPr>
          <w:lang w:val="en-US"/>
        </w:rPr>
        <w:t>[1</w:t>
      </w:r>
      <w:r w:rsidR="00BB0FDA">
        <w:rPr>
          <w:lang w:val="en-US"/>
        </w:rPr>
        <w:t>3</w:t>
      </w:r>
      <w:r w:rsidR="00BB0FDA" w:rsidRPr="00A832DB">
        <w:rPr>
          <w:lang w:val="en-US"/>
        </w:rPr>
        <w:t xml:space="preserve">, </w:t>
      </w:r>
      <w:r w:rsidR="00BB0FDA">
        <w:rPr>
          <w:lang w:val="en-US"/>
        </w:rPr>
        <w:t>14</w:t>
      </w:r>
      <w:r w:rsidR="00BB0FDA" w:rsidRPr="00A832DB">
        <w:rPr>
          <w:lang w:val="en-US"/>
        </w:rPr>
        <w:t>,</w:t>
      </w:r>
      <w:r w:rsidR="00BB0FDA">
        <w:rPr>
          <w:lang w:val="en-US"/>
        </w:rPr>
        <w:t xml:space="preserve"> </w:t>
      </w:r>
      <w:proofErr w:type="gramStart"/>
      <w:r w:rsidR="00BB0FDA">
        <w:rPr>
          <w:lang w:val="en-US"/>
        </w:rPr>
        <w:t>15</w:t>
      </w:r>
      <w:proofErr w:type="gramEnd"/>
      <w:r w:rsidR="00BB0FDA" w:rsidRPr="00A832DB">
        <w:rPr>
          <w:lang w:val="en-US"/>
        </w:rPr>
        <w:t>]</w:t>
      </w:r>
      <w:r w:rsidR="00A832DB" w:rsidRPr="00A832DB">
        <w:rPr>
          <w:lang w:val="en-US"/>
        </w:rPr>
        <w:t>.</w:t>
      </w:r>
      <w:r w:rsidR="00924F5F">
        <w:rPr>
          <w:lang w:val="en-US"/>
        </w:rPr>
        <w:t xml:space="preserve"> </w:t>
      </w:r>
      <w:r w:rsidR="00924F5F">
        <w:rPr>
          <w:rFonts w:ascii="STIXGeneral-Regular" w:hAnsi="STIXGeneral-Regular" w:hint="eastAsia"/>
        </w:rPr>
        <w:t>T</w:t>
      </w:r>
      <w:r w:rsidR="00924F5F">
        <w:rPr>
          <w:rFonts w:ascii="STIXGeneral-Regular" w:hAnsi="STIXGeneral-Regular"/>
        </w:rPr>
        <w:t>here are several methods for sleep posture</w:t>
      </w:r>
      <w:r w:rsidR="00924F5F">
        <w:rPr>
          <w:rFonts w:ascii="STIXGeneral-Regular" w:hAnsi="STIXGeneral-Regular"/>
        </w:rPr>
        <w:t xml:space="preserve"> classification, including -means clustering [</w:t>
      </w:r>
      <w:r w:rsidR="00924F5F">
        <w:t>5</w:t>
      </w:r>
      <w:ins w:id="10" w:author="Muhammad Nadeem" w:date="2020-08-08T21:19:00Z">
        <w:r w:rsidR="00924F5F">
          <w:t>a</w:t>
        </w:r>
      </w:ins>
      <w:r w:rsidR="00924F5F">
        <w:rPr>
          <w:rFonts w:ascii="STIXGeneral-Regular" w:hAnsi="STIXGeneral-Regular"/>
        </w:rPr>
        <w:t>], artificial neural network [</w:t>
      </w:r>
      <w:r w:rsidR="00924F5F">
        <w:t>6</w:t>
      </w:r>
      <w:ins w:id="11" w:author="Muhammad Nadeem" w:date="2020-08-08T21:19:00Z">
        <w:r w:rsidR="00924F5F">
          <w:t>a</w:t>
        </w:r>
      </w:ins>
      <w:r w:rsidR="00924F5F">
        <w:rPr>
          <w:rFonts w:ascii="STIXGeneral-Regular" w:hAnsi="STIXGeneral-Regular"/>
        </w:rPr>
        <w:t>], dual tree [</w:t>
      </w:r>
      <w:r w:rsidR="00924F5F">
        <w:t>7</w:t>
      </w:r>
      <w:ins w:id="12" w:author="Muhammad Nadeem" w:date="2020-08-08T21:19:00Z">
        <w:r w:rsidR="00924F5F">
          <w:t>a</w:t>
        </w:r>
      </w:ins>
      <w:r w:rsidR="00924F5F">
        <w:rPr>
          <w:rFonts w:ascii="STIXGeneral-Regular" w:hAnsi="STIXGeneral-Regular"/>
        </w:rPr>
        <w:t>], empirical mode decomposition (EMD) [</w:t>
      </w:r>
      <w:r w:rsidR="00924F5F">
        <w:t>8</w:t>
      </w:r>
      <w:ins w:id="13" w:author="Muhammad Nadeem" w:date="2020-08-08T21:19:00Z">
        <w:r w:rsidR="00924F5F">
          <w:t>a</w:t>
        </w:r>
      </w:ins>
      <w:r w:rsidR="00924F5F">
        <w:rPr>
          <w:rFonts w:ascii="STIXGeneral-Regular" w:hAnsi="STIXGeneral-Regular"/>
        </w:rPr>
        <w:t>], and support vector machine (SVM) [</w:t>
      </w:r>
      <w:r w:rsidR="00924F5F">
        <w:t>9</w:t>
      </w:r>
      <w:ins w:id="14" w:author="Muhammad Nadeem" w:date="2020-08-08T21:19:00Z">
        <w:r w:rsidR="00924F5F">
          <w:t>a</w:t>
        </w:r>
      </w:ins>
      <w:r w:rsidR="00924F5F">
        <w:rPr>
          <w:rFonts w:ascii="STIXGeneral-Regular" w:hAnsi="STIXGeneral-Regular"/>
        </w:rPr>
        <w:t xml:space="preserve">]. However, these traditional methods </w:t>
      </w:r>
      <w:r w:rsidR="00924F5F">
        <w:rPr>
          <w:rFonts w:ascii="STIXGeneral-Regular" w:hAnsi="STIXGeneral-Regular"/>
        </w:rPr>
        <w:t>which require</w:t>
      </w:r>
      <w:r w:rsidR="00924F5F">
        <w:rPr>
          <w:rFonts w:ascii="STIXGeneral-Regular" w:hAnsi="STIXGeneral-Regular"/>
        </w:rPr>
        <w:t xml:space="preserve"> substantial manual features extracted from the preprocessed signals, which are prone to local optimization.</w:t>
      </w:r>
      <w:ins w:id="15" w:author="Muhammad Nadeem" w:date="2020-08-08T21:20:00Z">
        <w:r w:rsidR="00924F5F">
          <w:rPr>
            <w:rFonts w:ascii="STIXGeneral-Regular" w:hAnsi="STIXGeneral-Regular"/>
          </w:rPr>
          <w:t xml:space="preserve"> </w:t>
        </w:r>
        <w:r w:rsidR="00924F5F">
          <w:rPr>
            <w:rFonts w:ascii="STIXGeneral-Regular" w:hAnsi="STIXGeneral-Regular"/>
          </w:rPr>
          <w:t xml:space="preserve">Recently, researchers proposed a deep learning model named CNN, </w:t>
        </w:r>
      </w:ins>
      <w:ins w:id="16" w:author="Muhammad Nadeem" w:date="2020-08-08T21:21:00Z">
        <w:r w:rsidR="00924F5F">
          <w:rPr>
            <w:rFonts w:ascii="STIXGeneral-Regular" w:hAnsi="STIXGeneral-Regular"/>
          </w:rPr>
          <w:t xml:space="preserve">redcues the </w:t>
        </w:r>
      </w:ins>
      <w:ins w:id="17" w:author="Muhammad Nadeem" w:date="2020-08-08T21:20:00Z">
        <w:r w:rsidR="00924F5F">
          <w:rPr>
            <w:rFonts w:ascii="STIXGeneral-Regular" w:hAnsi="STIXGeneral-Regular"/>
          </w:rPr>
          <w:t xml:space="preserve"> </w:t>
        </w:r>
      </w:ins>
      <w:ins w:id="18" w:author="Muhammad Nadeem" w:date="2020-08-08T21:21:00Z">
        <w:r w:rsidR="00924F5F">
          <w:rPr>
            <w:rFonts w:ascii="STIXGeneral-Regular" w:hAnsi="STIXGeneral-Regular"/>
          </w:rPr>
          <w:t>complexity of the network and number of weights because of its shared-weight network structure</w:t>
        </w:r>
        <w:r w:rsidR="00924F5F">
          <w:rPr>
            <w:rFonts w:ascii="STIXGeneral-Regular" w:hAnsi="STIXGeneral-Regular"/>
          </w:rPr>
          <w:t xml:space="preserve">  when c</w:t>
        </w:r>
      </w:ins>
      <w:ins w:id="19" w:author="Muhammad Nadeem" w:date="2020-08-08T21:20:00Z">
        <w:r w:rsidR="00924F5F">
          <w:rPr>
            <w:rFonts w:ascii="STIXGeneral-Regular" w:hAnsi="STIXGeneral-Regular"/>
          </w:rPr>
          <w:t>ompared with the traditional meth</w:t>
        </w:r>
        <w:r w:rsidR="00924F5F">
          <w:rPr>
            <w:rFonts w:ascii="STIXGeneral-Regular" w:hAnsi="STIXGeneral-Regular"/>
          </w:rPr>
          <w:t xml:space="preserve">ods, </w:t>
        </w:r>
        <w:r w:rsidR="00924F5F">
          <w:rPr>
            <w:rFonts w:ascii="STIXGeneral-Regular" w:hAnsi="STIXGeneral-Regular"/>
          </w:rPr>
          <w:t>The CNN is widely used in the field of object recognition [</w:t>
        </w:r>
        <w:r w:rsidR="00924F5F">
          <w:t>10</w:t>
        </w:r>
      </w:ins>
      <w:ins w:id="20" w:author="Muhammad Nadeem" w:date="2020-08-08T21:23:00Z">
        <w:r w:rsidR="00924F5F">
          <w:t>a</w:t>
        </w:r>
      </w:ins>
      <w:ins w:id="21" w:author="Muhammad Nadeem" w:date="2020-08-08T21:20:00Z">
        <w:r w:rsidR="00924F5F">
          <w:rPr>
            <w:rFonts w:ascii="STIXGeneral-Regular" w:hAnsi="STIXGeneral-Regular"/>
          </w:rPr>
          <w:t>] and image segmentation [</w:t>
        </w:r>
        <w:r w:rsidR="00924F5F">
          <w:t>11</w:t>
        </w:r>
      </w:ins>
      <w:ins w:id="22" w:author="Muhammad Nadeem" w:date="2020-08-08T21:23:00Z">
        <w:r w:rsidR="00924F5F">
          <w:t>a</w:t>
        </w:r>
      </w:ins>
      <w:bookmarkStart w:id="23" w:name="_GoBack"/>
      <w:bookmarkEnd w:id="23"/>
      <w:ins w:id="24" w:author="Muhammad Nadeem" w:date="2020-08-08T21:20:00Z">
        <w:r w:rsidR="00924F5F">
          <w:rPr>
            <w:rFonts w:ascii="STIXGeneral-Regular" w:hAnsi="STIXGeneral-Regular"/>
          </w:rPr>
          <w:t>]. For a better sleep stage classification performance, we presented a new method, in which CNN architecture is combined with fine-grained segments.</w:t>
        </w:r>
      </w:ins>
    </w:p>
    <w:p w:rsidR="00A832DB" w:rsidRDefault="00A832DB">
      <w:pPr>
        <w:pStyle w:val="Body"/>
        <w:ind w:firstLine="720"/>
        <w:rPr>
          <w:lang w:val="en-US"/>
        </w:rPr>
      </w:pPr>
    </w:p>
    <w:p w:rsidR="00A81231" w:rsidRDefault="001F11EF">
      <w:pPr>
        <w:pStyle w:val="Body"/>
        <w:ind w:firstLine="720"/>
        <w:rPr>
          <w:del w:id="25" w:author="issam maaz" w:date="2020-08-03T17:29:00Z"/>
        </w:rPr>
      </w:pPr>
      <w:r>
        <w:rPr>
          <w:lang w:val="en-US"/>
        </w:rPr>
        <w:t xml:space="preserve">We propose an autonomous system that is capable of monitoring sleep pattern, sleep posture, </w:t>
      </w:r>
      <w:r>
        <w:rPr>
          <w:lang w:val="fr-FR"/>
        </w:rPr>
        <w:t>activities</w:t>
      </w:r>
      <w:r>
        <w:rPr>
          <w:lang w:val="en-US"/>
        </w:rPr>
        <w:t>, and alerting about potential fall during the sleep. This wil</w:t>
      </w:r>
      <w:r>
        <w:rPr>
          <w:lang w:val="en-US"/>
        </w:rPr>
        <w:t xml:space="preserve">l also help people learn about their sleep habits and find ways to improve sleep health by </w:t>
      </w:r>
      <w:r w:rsidR="00BB0FDA">
        <w:rPr>
          <w:lang w:val="en-US"/>
        </w:rPr>
        <w:t>obtaining</w:t>
      </w:r>
      <w:r>
        <w:rPr>
          <w:lang w:val="en-US"/>
        </w:rPr>
        <w:t xml:space="preserve"> feedback on their sleep postures and activities. This will not only reduce the cost and burden on the health system but also provides caregivers and health</w:t>
      </w:r>
      <w:r>
        <w:rPr>
          <w:lang w:val="en-US"/>
        </w:rPr>
        <w:t>care professionals with sleep related data, so that they could implement preventative measures to reduce and manage the risks of poor sleep as necessary. The healthcare community has also emphasized the need and importance of a long-term sleep tracking sys</w:t>
      </w:r>
      <w:r>
        <w:rPr>
          <w:lang w:val="en-US"/>
        </w:rPr>
        <w:t>tem to identify trends and help people create personalized sleep goals. The system may be used to assess the sleep efficiency (the ratio of total sleep time to time spent in bed), sleep latency (the duration from bedtime to the onset of sleep). These measu</w:t>
      </w:r>
      <w:r>
        <w:rPr>
          <w:lang w:val="en-US"/>
        </w:rPr>
        <w:t>res can help physicians detect and diagnose sleep-related disorders such as insom</w:t>
      </w:r>
      <w:del w:id="26" w:author="issam maaz" w:date="2020-08-03T17:12:00Z">
        <w:r>
          <w:delText>a</w:delText>
        </w:r>
      </w:del>
      <w:r>
        <w:rPr>
          <w:lang w:val="en-US"/>
        </w:rPr>
        <w:t xml:space="preserve">nia and sleep apnea </w:t>
      </w:r>
      <w:r>
        <w:rPr>
          <w:lang w:val="en-US"/>
        </w:rPr>
        <w:t xml:space="preserve">[18]. </w:t>
      </w:r>
    </w:p>
    <w:p w:rsidR="00A81231" w:rsidRDefault="00A81231">
      <w:pPr>
        <w:pStyle w:val="Body"/>
        <w:ind w:firstLine="720"/>
        <w:rPr>
          <w:del w:id="27" w:author="issam maaz" w:date="2020-08-03T17:29:00Z"/>
        </w:rPr>
      </w:pPr>
    </w:p>
    <w:p w:rsidR="00A81231" w:rsidRDefault="001F11EF">
      <w:pPr>
        <w:pStyle w:val="Body"/>
        <w:ind w:firstLine="720"/>
      </w:pPr>
      <w:r>
        <w:rPr>
          <w:lang w:val="en-US"/>
        </w:rPr>
        <w:t>This paper is organized as follows</w:t>
      </w:r>
      <w:ins w:id="28" w:author="issam maaz" w:date="2020-08-03T17:29:00Z">
        <w:r>
          <w:rPr>
            <w:lang w:val="fr-FR"/>
          </w:rPr>
          <w:t>:</w:t>
        </w:r>
      </w:ins>
      <w:del w:id="29" w:author="issam maaz" w:date="2020-08-03T17:29:00Z">
        <w:r>
          <w:delText>.</w:delText>
        </w:r>
      </w:del>
      <w:r>
        <w:rPr>
          <w:lang w:val="en-US"/>
        </w:rPr>
        <w:t xml:space="preserve"> The following Section</w:t>
      </w:r>
      <w:del w:id="30" w:author="issam maaz" w:date="2020-08-03T17:29:00Z">
        <w:r>
          <w:delText xml:space="preserve"> II</w:delText>
        </w:r>
      </w:del>
      <w:r>
        <w:rPr>
          <w:lang w:val="en-US"/>
        </w:rPr>
        <w:t xml:space="preserve"> provides the research carried out in the related areas and Section III gives a deta</w:t>
      </w:r>
      <w:r>
        <w:rPr>
          <w:lang w:val="en-US"/>
        </w:rPr>
        <w:t xml:space="preserve">iled description of the overall system architecture. System </w:t>
      </w:r>
      <w:r>
        <w:rPr>
          <w:lang w:val="en-US"/>
        </w:rPr>
        <w:t>design and implementation are discussed in Section</w:t>
      </w:r>
      <w:del w:id="31" w:author="issam maaz" w:date="2020-08-03T17:29:00Z">
        <w:r>
          <w:delText>s</w:delText>
        </w:r>
      </w:del>
      <w:r>
        <w:rPr>
          <w:lang w:val="en-US"/>
        </w:rPr>
        <w:t xml:space="preserve"> IV. Experimental results are presented in Section </w:t>
      </w:r>
      <w:proofErr w:type="gramStart"/>
      <w:r>
        <w:rPr>
          <w:lang w:val="en-US"/>
        </w:rPr>
        <w:t>V  followed</w:t>
      </w:r>
      <w:proofErr w:type="gramEnd"/>
      <w:r>
        <w:rPr>
          <w:lang w:val="en-US"/>
        </w:rPr>
        <w:t xml:space="preserve"> by </w:t>
      </w:r>
      <w:ins w:id="32" w:author="issam maaz" w:date="2020-08-03T17:29:00Z">
        <w:r>
          <w:rPr>
            <w:lang w:val="fr-FR"/>
          </w:rPr>
          <w:t xml:space="preserve">the </w:t>
        </w:r>
      </w:ins>
      <w:r>
        <w:rPr>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A81231" w:rsidRDefault="001F11EF">
      <w:pPr>
        <w:pStyle w:val="Body"/>
        <w:ind w:firstLine="720"/>
        <w:rPr>
          <w:del w:id="33" w:author="issam maaz" w:date="2020-08-03T17:35:00Z"/>
        </w:rPr>
      </w:pPr>
      <w:r>
        <w:rPr>
          <w:lang w:val="en-US"/>
        </w:rPr>
        <w:t>Sleep</w:t>
      </w:r>
      <w:ins w:id="34" w:author="issam maaz" w:date="2020-08-03T17:29:00Z">
        <w:r>
          <w:rPr>
            <w:lang w:val="fr-FR"/>
          </w:rPr>
          <w:t>ing</w:t>
        </w:r>
      </w:ins>
      <w:r>
        <w:rPr>
          <w:lang w:val="en-US"/>
        </w:rPr>
        <w:t xml:space="preserve"> is a major part of health and well-being. Researchers have explored diverse techniques on capturing and providing feedback on aspects related to sleep</w:t>
      </w:r>
      <w:ins w:id="35" w:author="issam maaz" w:date="2020-08-03T17:30:00Z">
        <w:r>
          <w:rPr>
            <w:lang w:val="fr-FR"/>
          </w:rPr>
          <w:t>ing</w:t>
        </w:r>
      </w:ins>
      <w:r>
        <w:rPr>
          <w:lang w:val="en-US"/>
        </w:rPr>
        <w:t xml:space="preserve"> health. In many early studies on sleep postures, an empirical approach was favored and data was colle</w:t>
      </w:r>
      <w:r>
        <w:rPr>
          <w:lang w:val="en-US"/>
        </w:rPr>
        <w:t>cted by interviewing subjects. In recent years, advancements in Internet of Things (IoT) and sensing modalities have enabled researchers to more accurately determine the posture and patterns during sleep</w:t>
      </w:r>
      <w:ins w:id="36" w:author="issam maaz" w:date="2020-08-03T17:35:00Z">
        <w:r>
          <w:rPr>
            <w:lang w:val="fr-FR"/>
          </w:rPr>
          <w:t xml:space="preserve">. </w:t>
        </w:r>
      </w:ins>
      <w:del w:id="37" w:author="issam maaz" w:date="2020-08-03T17:35:00Z">
        <w:r>
          <w:delText xml:space="preserve">. </w:delText>
        </w:r>
      </w:del>
    </w:p>
    <w:p w:rsidR="00A81231" w:rsidRDefault="00A81231">
      <w:pPr>
        <w:pStyle w:val="Body"/>
        <w:ind w:firstLine="720"/>
        <w:rPr>
          <w:del w:id="38" w:author="issam maaz" w:date="2020-08-03T17:35:00Z"/>
        </w:rPr>
      </w:pPr>
    </w:p>
    <w:p w:rsidR="00A81231" w:rsidRDefault="001F11EF">
      <w:pPr>
        <w:pStyle w:val="Body"/>
        <w:ind w:firstLine="720"/>
      </w:pPr>
      <w:r>
        <w:rPr>
          <w:lang w:val="en-US"/>
        </w:rPr>
        <w:t xml:space="preserve">There are numerous solutions available </w:t>
      </w:r>
      <w:ins w:id="39" w:author="issam maaz" w:date="2020-08-03T17:37:00Z">
        <w:r>
          <w:rPr>
            <w:lang w:val="pt-PT"/>
          </w:rPr>
          <w:t>[</w:t>
        </w:r>
        <w:r>
          <w:rPr>
            <w:lang w:val="fr-FR"/>
          </w:rPr>
          <w:t>referen</w:t>
        </w:r>
        <w:r>
          <w:rPr>
            <w:lang w:val="fr-FR"/>
          </w:rPr>
          <w:t>ce should be added</w:t>
        </w:r>
        <w:r>
          <w:rPr>
            <w:lang w:val="pt-PT"/>
          </w:rPr>
          <w:t>]</w:t>
        </w:r>
        <w:r>
          <w:rPr>
            <w:lang w:val="fr-FR"/>
          </w:rPr>
          <w:t xml:space="preserve"> </w:t>
        </w:r>
      </w:ins>
      <w:r>
        <w:rPr>
          <w:lang w:val="en-US"/>
        </w:rPr>
        <w:t>that in one way or another try to quantify the quality of sleep.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for diagnosing slee</w:t>
      </w:r>
      <w:r>
        <w:rPr>
          <w:lang w:val="en-US"/>
        </w:rPr>
        <w:t>p disorders and issues is the use of polysomnography (PSG) [18]. This method involves the measurement of multiple physiological parameters, such as brain activity, blood oxygen level, heart rate, breathing, and leg and eye movements. It also requires a num</w:t>
      </w:r>
      <w:r>
        <w:rPr>
          <w:lang w:val="en-US"/>
        </w:rPr>
        <w:t>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w:t>
      </w:r>
      <w:r>
        <w:rPr>
          <w:lang w:val="en-US"/>
        </w:rPr>
        <w:t xml:space="preserve">setting. Therefore, it is only suitable for medical-supervised evaluations and not feasible for daily use. A similar device called </w:t>
      </w:r>
      <w:r>
        <w:rPr>
          <w:i/>
          <w:iCs/>
          <w:lang w:val="en-US"/>
        </w:rPr>
        <w:t>WatchPAT</w:t>
      </w:r>
      <w:r>
        <w:rPr>
          <w:lang w:val="en-US"/>
        </w:rPr>
        <w:t xml:space="preserve"> [19] is worn on wrist by the subject and comes with a finger clip. It monitors the sleep of the patients within the </w:t>
      </w:r>
      <w:r>
        <w:rPr>
          <w:lang w:val="en-US"/>
        </w:rPr>
        <w:t>comfort of their own home and usual sleeping environment. This method is much more informal, however, it is still intrusive in nature as it requires the device to be worn on wrist tightly. This may cause discomfort in subjects, especially, elderly persons.</w:t>
      </w:r>
    </w:p>
    <w:p w:rsidR="00A81231" w:rsidRDefault="00A81231">
      <w:pPr>
        <w:pStyle w:val="Body"/>
        <w:ind w:firstLine="720"/>
      </w:pPr>
    </w:p>
    <w:p w:rsidR="00A81231" w:rsidRDefault="001F11EF">
      <w:pPr>
        <w:pStyle w:val="Body"/>
        <w:ind w:firstLine="720"/>
        <w:rPr>
          <w:del w:id="40" w:author="issam maaz" w:date="2020-08-03T17:38:00Z"/>
        </w:rPr>
      </w:pPr>
      <w:r>
        <w:rPr>
          <w:lang w:val="en-US"/>
        </w:rPr>
        <w:t xml:space="preserve">There are a plethora of readily available smartphone applications that can monitor sleep patterns using built-in sensors [20-24]. </w:t>
      </w:r>
      <w:r>
        <w:rPr>
          <w:i/>
          <w:iCs/>
          <w:lang w:val="en-US"/>
        </w:rPr>
        <w:t>Toss 'N' Turn sense</w:t>
      </w:r>
      <w:r>
        <w:rPr>
          <w:lang w:val="en-US"/>
        </w:rPr>
        <w:t xml:space="preserve"> is an Android app that models the sleep and sleep quality without requiring significant changes in peopl</w:t>
      </w:r>
      <w:r>
        <w:rPr>
          <w:lang w:val="en-US"/>
        </w:rPr>
        <w:t>e</w:t>
      </w:r>
      <w:r>
        <w:rPr>
          <w:rtl/>
        </w:rPr>
        <w:t>’</w:t>
      </w:r>
      <w:r>
        <w:rPr>
          <w:lang w:val="en-US"/>
        </w:rPr>
        <w:t xml:space="preserve">s behavior [20]. It collects data from seven sensors found in smartphones and predicts the aspects of sleep quality with an accuracy of 81-83% [20]. </w:t>
      </w:r>
      <w:r>
        <w:rPr>
          <w:i/>
          <w:iCs/>
          <w:lang w:val="en-US"/>
        </w:rPr>
        <w:t>My Sleep APP</w:t>
      </w:r>
      <w:r>
        <w:rPr>
          <w:lang w:val="en-US"/>
        </w:rPr>
        <w:t xml:space="preserve"> [21] monitors the sleep and sends alerts to the caregivers if an anomaly is detected. The na</w:t>
      </w:r>
      <w:r>
        <w:rPr>
          <w:lang w:val="en-US"/>
        </w:rPr>
        <w:t xml:space="preserve">ture of the anomaly has not been specified in the research. Similarly, </w:t>
      </w:r>
      <w:r>
        <w:rPr>
          <w:rtl/>
        </w:rPr>
        <w:t>‘</w:t>
      </w:r>
      <w:r>
        <w:rPr>
          <w:i/>
          <w:iCs/>
          <w:lang w:val="en-US"/>
        </w:rPr>
        <w:t>Sleep as Android</w:t>
      </w:r>
      <w:r>
        <w:rPr>
          <w:rtl/>
        </w:rPr>
        <w:t xml:space="preserve">’ </w:t>
      </w:r>
      <w:r>
        <w:rPr>
          <w:lang w:val="pt-PT"/>
        </w:rPr>
        <w:t xml:space="preserve">[22] and </w:t>
      </w:r>
      <w:r>
        <w:rPr>
          <w:rtl/>
        </w:rPr>
        <w:t>‘</w:t>
      </w:r>
      <w:r>
        <w:rPr>
          <w:i/>
          <w:iCs/>
          <w:lang w:val="en-US"/>
        </w:rPr>
        <w:t>Runtastic Sleep Better</w:t>
      </w:r>
      <w:r>
        <w:rPr>
          <w:i/>
          <w:iCs/>
          <w:rtl/>
        </w:rPr>
        <w:t>’</w:t>
      </w:r>
      <w:r>
        <w:rPr>
          <w:lang w:val="pt-PT"/>
        </w:rPr>
        <w:t xml:space="preserve"> [23], </w:t>
      </w:r>
      <w:r>
        <w:rPr>
          <w:i/>
          <w:iCs/>
          <w:lang w:val="en-US"/>
        </w:rPr>
        <w:t>iSleep</w:t>
      </w:r>
      <w:r>
        <w:rPr>
          <w:lang w:val="en-US"/>
        </w:rPr>
        <w:t xml:space="preserve"> [24] also detect various sleep-related events. A number of commercial smartphone applications are also available which </w:t>
      </w:r>
      <w:r>
        <w:rPr>
          <w:lang w:val="en-US"/>
        </w:rPr>
        <w:t xml:space="preserve">include: </w:t>
      </w:r>
      <w:r>
        <w:rPr>
          <w:i/>
          <w:iCs/>
          <w:lang w:val="en-US"/>
        </w:rPr>
        <w:t>Smart Alarm Clock</w:t>
      </w:r>
      <w:r>
        <w:t xml:space="preserve">, </w:t>
      </w:r>
      <w:r>
        <w:rPr>
          <w:i/>
          <w:iCs/>
          <w:lang w:val="fr-FR"/>
        </w:rPr>
        <w:t>MotionX</w:t>
      </w:r>
      <w:r>
        <w:t xml:space="preserve">, </w:t>
      </w:r>
      <w:r>
        <w:rPr>
          <w:i/>
          <w:iCs/>
          <w:lang w:val="en-US"/>
        </w:rPr>
        <w:t xml:space="preserve">Sleep </w:t>
      </w:r>
      <w:r>
        <w:rPr>
          <w:i/>
          <w:iCs/>
          <w:lang w:val="en-US"/>
        </w:rPr>
        <w:lastRenderedPageBreak/>
        <w:t>Cycle</w:t>
      </w:r>
      <w:r>
        <w:t xml:space="preserve">, </w:t>
      </w:r>
      <w:r>
        <w:rPr>
          <w:i/>
          <w:iCs/>
          <w:lang w:val="en-US"/>
        </w:rPr>
        <w:t>Sleep Bot</w:t>
      </w:r>
      <w:r>
        <w:t xml:space="preserve">, </w:t>
      </w:r>
      <w:r>
        <w:rPr>
          <w:i/>
          <w:iCs/>
          <w:lang w:val="en-US"/>
        </w:rPr>
        <w:t>Sleep Cycle</w:t>
      </w:r>
      <w:r>
        <w:t xml:space="preserve">, </w:t>
      </w:r>
      <w:r>
        <w:rPr>
          <w:i/>
          <w:iCs/>
          <w:lang w:val="en-US"/>
        </w:rPr>
        <w:t>Sleep Tracker</w:t>
      </w:r>
      <w:r>
        <w:t xml:space="preserve">, </w:t>
      </w:r>
      <w:r>
        <w:rPr>
          <w:i/>
          <w:iCs/>
          <w:lang w:val="en-US"/>
        </w:rPr>
        <w:t>Sleep as Android</w:t>
      </w:r>
      <w:r>
        <w:t xml:space="preserve">, </w:t>
      </w:r>
      <w:proofErr w:type="gramStart"/>
      <w:r>
        <w:rPr>
          <w:i/>
          <w:iCs/>
          <w:lang w:val="en-US"/>
        </w:rPr>
        <w:t>Sleep</w:t>
      </w:r>
      <w:proofErr w:type="gramEnd"/>
      <w:r>
        <w:rPr>
          <w:i/>
          <w:iCs/>
          <w:lang w:val="en-US"/>
        </w:rPr>
        <w:t xml:space="preserve"> as Android Paid</w:t>
      </w:r>
      <w:r>
        <w:t>.</w:t>
      </w:r>
      <w:del w:id="41" w:author="issam maaz" w:date="2020-08-03T17:13:00Z">
        <w:r>
          <w:delText xml:space="preserve"> </w:delText>
        </w:r>
      </w:del>
      <w:r>
        <w:rPr>
          <w:lang w:val="en-US"/>
        </w:rPr>
        <w:t xml:space="preserve"> While smartphone applications are easily accessible and convenient for everyday users, they are infeasible as smartphone is required to be placed on the bed meaning one phone is required for each user. This would not be very economical when there are a lo</w:t>
      </w:r>
      <w:r>
        <w:rPr>
          <w:lang w:val="en-US"/>
        </w:rPr>
        <w:t>t of patients. Lastly, these require user intervention to start and stop the application.</w:t>
      </w:r>
      <w:ins w:id="42" w:author="issam maaz" w:date="2020-08-03T17:38:00Z">
        <w:r>
          <w:rPr>
            <w:lang w:val="fr-FR"/>
          </w:rPr>
          <w:t xml:space="preserve"> </w:t>
        </w:r>
      </w:ins>
      <w:del w:id="43" w:author="issam maaz" w:date="2020-08-03T17:38:00Z">
        <w:r>
          <w:tab/>
        </w:r>
      </w:del>
    </w:p>
    <w:p w:rsidR="00A81231" w:rsidRDefault="001F11EF">
      <w:pPr>
        <w:pStyle w:val="Body"/>
        <w:ind w:firstLine="720"/>
      </w:pPr>
      <w:r>
        <w:rPr>
          <w:lang w:val="en-US"/>
        </w:rPr>
        <w:t>Smartwatches are powerful devices in terms of the sensors that are embedded in it. Sleep sensing using these devices can lower the burden of manual sleep tracking a</w:t>
      </w:r>
      <w:r>
        <w:rPr>
          <w:lang w:val="en-US"/>
        </w:rPr>
        <w:t xml:space="preserve">nd improve the accuracy of sleep inference at home. The </w:t>
      </w:r>
      <w:r>
        <w:rPr>
          <w:i/>
          <w:iCs/>
          <w:lang w:val="en-US"/>
        </w:rPr>
        <w:t>Fitbit Charge2</w:t>
      </w:r>
      <w:r>
        <w:rPr>
          <w:lang w:val="en-US"/>
        </w:rPr>
        <w:t xml:space="preserve"> [25] and the </w:t>
      </w:r>
      <w:r>
        <w:rPr>
          <w:i/>
          <w:iCs/>
          <w:lang w:val="en-US"/>
        </w:rPr>
        <w:t>Jawbone UP3</w:t>
      </w:r>
      <w:r>
        <w:rPr>
          <w:lang w:val="en-US"/>
        </w:rPr>
        <w:t xml:space="preserve"> [26] are popular commercially available wrist worn sleep trackers used for collecting data about sleep. They have limited functionality and can monitor only mov</w:t>
      </w:r>
      <w:r>
        <w:rPr>
          <w:lang w:val="en-US"/>
        </w:rPr>
        <w:t>ement and heart rate, which can be used as the basis for tracking sleep, but their accuracy is questionable [27]. In addition, wrist worn devices are battery powered and often require Bluetooth connectivity to gather information meaning that it still requi</w:t>
      </w:r>
      <w:r>
        <w:rPr>
          <w:lang w:val="en-US"/>
        </w:rPr>
        <w:t xml:space="preserve">res the use of a smartphone for storing and analyzing data. This would result in extra tasks for the caregivers to complete within their daily routines. Lastly, wrist worn systems cannot detect sleep posture.  </w:t>
      </w:r>
    </w:p>
    <w:p w:rsidR="00A81231" w:rsidRDefault="00A81231">
      <w:pPr>
        <w:pStyle w:val="Body"/>
        <w:ind w:firstLine="720"/>
      </w:pPr>
    </w:p>
    <w:p w:rsidR="00A81231" w:rsidRDefault="001F11EF">
      <w:pPr>
        <w:pStyle w:val="Body"/>
        <w:ind w:firstLine="720"/>
      </w:pPr>
      <w:r>
        <w:rPr>
          <w:lang w:val="en-US"/>
        </w:rPr>
        <w:t>There are many alternative solutions that ar</w:t>
      </w:r>
      <w:r>
        <w:rPr>
          <w:lang w:val="en-US"/>
        </w:rPr>
        <w:t>e non-intrusive in nature.</w:t>
      </w:r>
      <w:r>
        <w:rPr>
          <w:color w:val="FF0000"/>
          <w:u w:color="FF0000"/>
        </w:rPr>
        <w:t xml:space="preserve"> </w:t>
      </w:r>
      <w:r>
        <w:rPr>
          <w:lang w:val="en-US"/>
        </w:rPr>
        <w:t>They are based on pressure sensing or camera based visual data. Normally, these solutions make use of common digital 2D, 3D, and infrared cameras to acquire visual data and then apply image processing and machine learning techniq</w:t>
      </w:r>
      <w:r>
        <w:rPr>
          <w:lang w:val="en-US"/>
        </w:rPr>
        <w:t xml:space="preserve">ues to recognize different postures [28-30]. For example, [28] used a single 2D camera to acquire image, applied the background subtraction to extract the foreground human body, used projection histogram, and applied support vector machine (SVM) algorithm </w:t>
      </w:r>
      <w:r>
        <w:rPr>
          <w:lang w:val="en-US"/>
        </w:rPr>
        <w:t>for posture classification. Some researchers used multiple calibrated cameras camera to build a multi-view Eigen model of human body in terms of its constituent body part and then recognize the posture [30]. Versatility of the data captured is augmented by</w:t>
      </w:r>
      <w:r>
        <w:rPr>
          <w:lang w:val="en-US"/>
        </w:rPr>
        <w:t xml:space="preserve"> using different sensor in conjunction with the sensors [31-35]. Lee </w:t>
      </w:r>
      <w:proofErr w:type="gramStart"/>
      <w:r>
        <w:rPr>
          <w:lang w:val="en-US"/>
        </w:rPr>
        <w:t>et</w:t>
      </w:r>
      <w:proofErr w:type="gramEnd"/>
      <w:r>
        <w:rPr>
          <w:lang w:val="en-US"/>
        </w:rPr>
        <w:t xml:space="preserve"> [32] used Kinect camera hanged over the bed to classify six sleep positions. They extracted body joint positions using Kinect V2</w:t>
      </w:r>
      <w:r>
        <w:rPr>
          <w:rtl/>
        </w:rPr>
        <w:t>’</w:t>
      </w:r>
      <w:r>
        <w:rPr>
          <w:lang w:val="en-US"/>
        </w:rPr>
        <w:t>s own libraries and used the relative position of hands</w:t>
      </w:r>
      <w:r>
        <w:rPr>
          <w:lang w:val="en-US"/>
        </w:rPr>
        <w:t xml:space="preserve"> and knees with respect to the spine for classification using a parametric approach. The patient was not allowed to use the blanket. Evaluation and results were not provided by the researcher. [29] </w:t>
      </w:r>
      <w:proofErr w:type="gramStart"/>
      <w:r>
        <w:rPr>
          <w:lang w:val="en-US"/>
        </w:rPr>
        <w:t>used</w:t>
      </w:r>
      <w:proofErr w:type="gramEnd"/>
      <w:r>
        <w:rPr>
          <w:lang w:val="en-US"/>
        </w:rPr>
        <w:t xml:space="preserve"> 3D camera together with Microsoft Kinect sensors for </w:t>
      </w:r>
      <w:r>
        <w:rPr>
          <w:lang w:val="en-US"/>
        </w:rPr>
        <w:t>analyzing body positions and monitoring the posture of person in residential care. Torres et al. [33] used a combination of depth and infrared cameras together with a pressure mattress to classify among different sleeping postures. Only one scenario with a</w:t>
      </w:r>
      <w:r>
        <w:rPr>
          <w:lang w:val="en-US"/>
        </w:rPr>
        <w:t xml:space="preserve"> fixed camera above the bed is used, thus ignoring the alignment problems. Martinez et </w:t>
      </w:r>
      <w:r>
        <w:rPr>
          <w:lang w:val="en-US"/>
        </w:rPr>
        <w:t xml:space="preserve">al. proposed </w:t>
      </w:r>
      <w:r>
        <w:rPr>
          <w:rtl/>
          <w:lang w:val="ar-SA"/>
        </w:rPr>
        <w:t>“</w:t>
      </w:r>
      <w:r>
        <w:t xml:space="preserve">BAM” </w:t>
      </w:r>
      <w:r>
        <w:rPr>
          <w:lang w:val="en-US"/>
        </w:rPr>
        <w:t>descriptor based on depth information collected from a Microsoft Kinect, which could monitor the sleeping posture and movement data [34]. This work is</w:t>
      </w:r>
      <w:r>
        <w:rPr>
          <w:lang w:val="en-US"/>
        </w:rPr>
        <w:t xml:space="preserve"> further extended to recognize high level activities such as removing bed covers [35]. [31] </w:t>
      </w:r>
      <w:proofErr w:type="gramStart"/>
      <w:r>
        <w:rPr>
          <w:lang w:val="en-US"/>
        </w:rPr>
        <w:t>used</w:t>
      </w:r>
      <w:proofErr w:type="gramEnd"/>
      <w:r>
        <w:rPr>
          <w:lang w:val="en-US"/>
        </w:rPr>
        <w:t xml:space="preserve"> pressure arrays and a single depth camera to build a bed aligned maps (BAMs) al. Although, these computer camera-based methods may appear to be suitable for po</w:t>
      </w:r>
      <w:r>
        <w:rPr>
          <w:lang w:val="en-US"/>
        </w:rPr>
        <w:t>sture recognition and fall detection field, several problems do exist. They are expensive, sensitive to light, requires installation, and infringement of personal privacy is a concerning issue for computer vision-based posture recognition systems and elder</w:t>
      </w:r>
      <w:r>
        <w:rPr>
          <w:lang w:val="en-US"/>
        </w:rPr>
        <w:t xml:space="preserve">ly people may worry that they are being </w:t>
      </w:r>
      <w:r>
        <w:rPr>
          <w:rtl/>
          <w:lang w:val="ar-SA"/>
        </w:rPr>
        <w:t>“</w:t>
      </w:r>
      <w:r>
        <w:rPr>
          <w:lang w:val="en-US"/>
        </w:rPr>
        <w:t>watched</w:t>
      </w:r>
      <w:r>
        <w:t xml:space="preserve">” </w:t>
      </w:r>
      <w:r>
        <w:rPr>
          <w:lang w:val="pt-PT"/>
        </w:rPr>
        <w:t>by cameras.</w:t>
      </w:r>
    </w:p>
    <w:p w:rsidR="00A81231" w:rsidRDefault="00A81231">
      <w:pPr>
        <w:pStyle w:val="Body"/>
        <w:ind w:firstLine="720"/>
      </w:pPr>
    </w:p>
    <w:p w:rsidR="00A81231" w:rsidRDefault="001F11EF">
      <w:pPr>
        <w:pStyle w:val="Body"/>
        <w:ind w:firstLine="720"/>
      </w:pPr>
      <w:r>
        <w:rPr>
          <w:lang w:val="en-US"/>
        </w:rPr>
        <w:t>Another approach exclude the use of cameras and instead use smart bed-type devices in the form of sensors installed on or near the mattress for sleep posture monitoring. These devices comprised</w:t>
      </w:r>
      <w:r>
        <w:rPr>
          <w:lang w:val="en-US"/>
        </w:rPr>
        <w:t xml:space="preserve"> Inertial Measurement and Unit (IMU) sensor, 2) wireless sensors (Wi-Fi and RFID), and 3) a dense array of the pressure sensor. Wireless identification and sensing platform (</w:t>
      </w:r>
      <w:r>
        <w:rPr>
          <w:i/>
          <w:iCs/>
          <w:lang w:val="en-US"/>
        </w:rPr>
        <w:t>WISP</w:t>
      </w:r>
      <w:r>
        <w:rPr>
          <w:lang w:val="en-US"/>
        </w:rPr>
        <w:t xml:space="preserve">) used the y-axis accelerometer [36] and </w:t>
      </w:r>
      <w:r>
        <w:rPr>
          <w:i/>
          <w:iCs/>
        </w:rPr>
        <w:t>MediSense</w:t>
      </w:r>
      <w:r>
        <w:rPr>
          <w:lang w:val="en-US"/>
        </w:rPr>
        <w:t xml:space="preserve"> [37] used z-axis gyroscope </w:t>
      </w:r>
      <w:r>
        <w:rPr>
          <w:lang w:val="en-US"/>
        </w:rPr>
        <w:t xml:space="preserve">readings to infer body postures and movement of the patients. </w:t>
      </w:r>
      <w:r>
        <w:rPr>
          <w:i/>
          <w:iCs/>
          <w:lang w:val="en-US"/>
        </w:rPr>
        <w:t xml:space="preserve">Wi-Sleep </w:t>
      </w:r>
      <w:r>
        <w:rPr>
          <w:lang w:val="pt-PT"/>
        </w:rPr>
        <w:t>[38] classifies a person</w:t>
      </w:r>
      <w:r>
        <w:rPr>
          <w:rtl/>
        </w:rPr>
        <w:t>’</w:t>
      </w:r>
      <w:r>
        <w:rPr>
          <w:lang w:val="en-US"/>
        </w:rPr>
        <w:t xml:space="preserve">s respiration, six sleep positions, and rollovers by leveraging Wi-Fi signals, i.e., channel state information (CSI), from a pair of TX-RX. </w:t>
      </w:r>
      <w:r>
        <w:rPr>
          <w:i/>
          <w:iCs/>
          <w:lang w:val="en-US"/>
        </w:rPr>
        <w:t>TagSheet</w:t>
      </w:r>
      <w:r>
        <w:rPr>
          <w:lang w:val="en-US"/>
        </w:rPr>
        <w:t xml:space="preserve"> [39] used p</w:t>
      </w:r>
      <w:r>
        <w:rPr>
          <w:lang w:val="en-US"/>
        </w:rPr>
        <w:t xml:space="preserve">assive RFID tags taped under a bed sheet or on the surface of mattresses on a bedsheet. Passive tags were powered by radio frequency (RF) signals from an RFID reader, and they communicated with the reader by backscattering the RF signals. By observing the </w:t>
      </w:r>
      <w:r>
        <w:rPr>
          <w:lang w:val="en-US"/>
        </w:rPr>
        <w:t xml:space="preserve">RF signal variance amongst all tags, the reader constructed a coarse-grained gray scale snapshot, analyzed it and could identify six sleep positions as well as estimate the respiration rate. </w:t>
      </w:r>
      <w:r>
        <w:rPr>
          <w:i/>
          <w:iCs/>
        </w:rPr>
        <w:t>SMARS</w:t>
      </w:r>
      <w:r>
        <w:rPr>
          <w:lang w:val="en-US"/>
        </w:rPr>
        <w:t xml:space="preserve"> [40] exploited ambient radio signals to recognize sleep sta</w:t>
      </w:r>
      <w:r>
        <w:rPr>
          <w:lang w:val="en-US"/>
        </w:rPr>
        <w:t>ges and assess sleep quality. It used a statistical model that accounted for all reflecting and scattering multipath, allowing an accurate and instantaneous breathing estimation and sleep stages, including wake, rapid eye movement (REM), and non-REM (NREM)</w:t>
      </w:r>
      <w:r>
        <w:rPr>
          <w:lang w:val="en-US"/>
        </w:rPr>
        <w:t xml:space="preserve">. </w:t>
      </w:r>
      <w:r>
        <w:rPr>
          <w:i/>
          <w:iCs/>
          <w:lang w:val="en-US"/>
        </w:rPr>
        <w:t>SleepSense</w:t>
      </w:r>
      <w:r>
        <w:rPr>
          <w:lang w:val="en-US"/>
        </w:rPr>
        <w:t xml:space="preserve"> [41] used a Doppler radar-based system that could monitor and classify the sleep-related events by detecting the on-bed movements during sleep based on the radar signal. The Doppler radar sensor is specialized radar that can measure target dis</w:t>
      </w:r>
      <w:r>
        <w:rPr>
          <w:lang w:val="en-US"/>
        </w:rPr>
        <w:t>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pPr>
        <w:pStyle w:val="Body"/>
        <w:ind w:firstLine="720"/>
      </w:pPr>
      <w:r>
        <w:rPr>
          <w:lang w:val="en-US"/>
        </w:rPr>
        <w:t>More recently, research has shifted to pressure sensing techniques as it leverages to not only id</w:t>
      </w:r>
      <w:r>
        <w:rPr>
          <w:lang w:val="en-US"/>
        </w:rPr>
        <w:t xml:space="preserve">entify sleep patterns but recognize postures as well. These make use of different types of pressure sensors that are unobtrusive and do not interfere in the comfort of users. One technique made us of fluid filled cells between the </w:t>
      </w:r>
      <w:r>
        <w:rPr>
          <w:lang w:val="en-US"/>
        </w:rPr>
        <w:lastRenderedPageBreak/>
        <w:t>patient and a support for</w:t>
      </w:r>
      <w:r>
        <w:rPr>
          <w:lang w:val="en-US"/>
        </w:rPr>
        <w:t xml:space="preserve"> detecting motion via pressure fluctuations [42]. Another researcher used low-end load cells and placed them under each bed leg to classify 27 pre-defined movements by analyzing the computed forces [43]. A more popular approach is to place a small sensing </w:t>
      </w:r>
      <w:r>
        <w:rPr>
          <w:lang w:val="en-US"/>
        </w:rPr>
        <w:t>mat between the mattress and bed sheet. The bedsheet deploys pressure sensors that can capture pressure mapping images and different postures can be recognized using classifiers. Alternatively, dispersed pressure sensors embedded in the mattress can record</w:t>
      </w:r>
      <w:r>
        <w:rPr>
          <w:lang w:val="en-US"/>
        </w:rPr>
        <w:t xml:space="preserve"> when changes in body posture occur. [44] </w:t>
      </w:r>
      <w:proofErr w:type="gramStart"/>
      <w:r>
        <w:rPr>
          <w:lang w:val="en-US"/>
        </w:rPr>
        <w:t>used</w:t>
      </w:r>
      <w:proofErr w:type="gramEnd"/>
      <w:r>
        <w:rPr>
          <w:lang w:val="en-US"/>
        </w:rPr>
        <w:t xml:space="preserve"> a non-invasive pressure-sensitive bedsheet to monitor different sleep postures by generating high-resolution pressure maps. [45] </w:t>
      </w:r>
      <w:proofErr w:type="gramStart"/>
      <w:r>
        <w:rPr>
          <w:lang w:val="en-US"/>
        </w:rPr>
        <w:t>proposed</w:t>
      </w:r>
      <w:proofErr w:type="gramEnd"/>
      <w:r>
        <w:rPr>
          <w:lang w:val="en-US"/>
        </w:rPr>
        <w:t xml:space="preserve"> pillow sensor system based on polysomnography. The pillow employed a 3x</w:t>
      </w:r>
      <w:r>
        <w:rPr>
          <w:lang w:val="en-US"/>
        </w:rPr>
        <w:t>3 sensor array of FSR (force sensing resistor) based on polymer thick film device for classifying and recognizing sleep posture. However, this work were only useful for point-of-care applications. On the other hand, [46] used a bed pressure sensor array wh</w:t>
      </w:r>
      <w:r>
        <w:rPr>
          <w:lang w:val="en-US"/>
        </w:rPr>
        <w:t>ich could detected changes in the contact pressure between a subject and the bed. It automatically selected the sensor with the best respiratory signal, determined the respiratory rate, and counted number of sleep apneas and body position changes through t</w:t>
      </w:r>
      <w:r>
        <w:rPr>
          <w:lang w:val="en-US"/>
        </w:rPr>
        <w:t xml:space="preserve">he night. [47] </w:t>
      </w:r>
      <w:proofErr w:type="gramStart"/>
      <w:r>
        <w:rPr>
          <w:lang w:val="en-US"/>
        </w:rPr>
        <w:t>used</w:t>
      </w:r>
      <w:proofErr w:type="gramEnd"/>
      <w:r>
        <w:rPr>
          <w:lang w:val="en-US"/>
        </w:rPr>
        <w:t xml:space="preserve"> a fast responsive triboelectric active sensor (TEAS) with adjustable pressure measurement range allowing both gentle pressure detection and large scale pressure sensing. Through integrating multiple TEAS units into a sensor array, the a</w:t>
      </w:r>
      <w:r>
        <w:rPr>
          <w:lang w:val="en-US"/>
        </w:rPr>
        <w:t xml:space="preserve">s-fabricated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1F11EF">
      <w:pPr>
        <w:pStyle w:val="Body"/>
        <w:ind w:firstLine="720"/>
      </w:pPr>
      <w:r>
        <w:rPr>
          <w:noProof/>
          <w:lang w:val="en-NZ"/>
        </w:rPr>
        <mc:AlternateContent>
          <mc:Choice Requires="wps">
            <w:drawing>
              <wp:anchor distT="80010" distB="80010" distL="80010" distR="80010" simplePos="0" relativeHeight="251665408" behindDoc="0" locked="0" layoutInCell="1" allowOverlap="1">
                <wp:simplePos x="0" y="0"/>
                <wp:positionH relativeFrom="column">
                  <wp:posOffset>3107124</wp:posOffset>
                </wp:positionH>
                <wp:positionV relativeFrom="line">
                  <wp:posOffset>1022483</wp:posOffset>
                </wp:positionV>
                <wp:extent cx="2938781" cy="2446655"/>
                <wp:effectExtent l="0" t="0" r="0" b="0"/>
                <wp:wrapSquare wrapText="bothSides" distT="80010" distB="80010" distL="80010" distR="80010"/>
                <wp:docPr id="1073741826" name="officeArt object" descr="Text Box 2"/>
                <wp:cNvGraphicFramePr/>
                <a:graphic xmlns:a="http://schemas.openxmlformats.org/drawingml/2006/main">
                  <a:graphicData uri="http://schemas.microsoft.com/office/word/2010/wordprocessingShape">
                    <wps:wsp>
                      <wps:cNvSpPr txBox="1"/>
                      <wps:spPr>
                        <a:xfrm>
                          <a:off x="0" y="0"/>
                          <a:ext cx="2938781" cy="2446655"/>
                        </a:xfrm>
                        <a:prstGeom prst="rect">
                          <a:avLst/>
                        </a:prstGeom>
                        <a:solidFill>
                          <a:srgbClr val="FFFFFF"/>
                        </a:solidFill>
                        <a:ln w="12700" cap="flat">
                          <a:noFill/>
                          <a:miter lim="400000"/>
                        </a:ln>
                        <a:effectLst/>
                      </wps:spPr>
                      <wps:txbx>
                        <w:txbxContent>
                          <w:p w:rsidR="00A81231" w:rsidRDefault="00A81231">
                            <w:pPr>
                              <w:pStyle w:val="Body"/>
                            </w:pPr>
                          </w:p>
                          <w:p w:rsidR="00A81231" w:rsidRDefault="001F11EF">
                            <w:pPr>
                              <w:pStyle w:val="Body"/>
                            </w:pPr>
                            <w:r>
                              <w:rPr>
                                <w:noProof/>
                                <w:lang w:val="en-NZ"/>
                              </w:rPr>
                              <w:drawing>
                                <wp:inline distT="0" distB="0" distL="0" distR="0">
                                  <wp:extent cx="2748386" cy="189913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
                                          <pic:cNvPicPr>
                                            <a:picLocks/>
                                          </pic:cNvPicPr>
                                        </pic:nvPicPr>
                                        <pic:blipFill>
                                          <a:blip r:embed="rId9">
                                            <a:extLst/>
                                          </a:blip>
                                          <a:stretch>
                                            <a:fillRect/>
                                          </a:stretch>
                                        </pic:blipFill>
                                        <pic:spPr>
                                          <a:xfrm>
                                            <a:off x="0" y="0"/>
                                            <a:ext cx="2748386" cy="1899138"/>
                                          </a:xfrm>
                                          <a:prstGeom prst="rect">
                                            <a:avLst/>
                                          </a:prstGeom>
                                        </pic:spPr>
                                      </pic:pic>
                                    </a:graphicData>
                                  </a:graphic>
                                </wp:inline>
                              </w:drawing>
                            </w:r>
                          </w:p>
                          <w:p w:rsidR="00A81231" w:rsidRDefault="00A81231">
                            <w:pPr>
                              <w:pStyle w:val="Body"/>
                            </w:pPr>
                          </w:p>
                          <w:p w:rsidR="00A81231" w:rsidRDefault="001F11EF">
                            <w:pPr>
                              <w:pStyle w:val="Body"/>
                              <w:jc w:val="center"/>
                            </w:pPr>
                            <w:r>
                              <w:rPr>
                                <w:b/>
                                <w:bCs/>
                              </w:rPr>
                              <w:t>Fig. 2</w:t>
                            </w:r>
                            <w:r>
                              <w:rPr>
                                <w:lang w:val="en-US"/>
                              </w:rPr>
                              <w:t xml:space="preserve"> System Architecture</w:t>
                            </w:r>
                          </w:p>
                        </w:txbxContent>
                      </wps:txbx>
                      <wps:bodyPr wrap="square" lIns="45719" tIns="45719" rIns="45719" bIns="45719"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Text Box 2" style="position:absolute;left:0;text-align:left;margin-left:244.65pt;margin-top:80.5pt;width:231.4pt;height:192.65pt;z-index:251665408;visibility:visible;mso-wrap-style:square;mso-wrap-distance-left:6.3pt;mso-wrap-distance-top:6.3pt;mso-wrap-distance-right:6.3pt;mso-wrap-distance-bottom:6.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" stroked="f" strokeweight="1pt">
                <v:stroke miterlimit="4"/>
                <v:textbox inset="1.27mm,1.27mm,1.27mm,1.27mm">
                  <w:txbxContent>
                    <w:p w:rsidR="00A81231" w:rsidRDefault="00A81231">
                      <w:pPr>
                        <w:pStyle w:val="Body"/>
                      </w:pPr>
                    </w:p>
                    <w:p w:rsidR="00A81231" w:rsidRDefault="001F11EF">
                      <w:pPr>
                        <w:pStyle w:val="Body"/>
                      </w:pPr>
                      <w:r>
                        <w:rPr>
                          <w:noProof/>
                          <w:lang w:val="en-NZ"/>
                        </w:rPr>
                        <w:drawing>
                          <wp:inline distT="0" distB="0" distL="0" distR="0">
                            <wp:extent cx="2748386" cy="189913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
                                    <pic:cNvPicPr>
                                      <a:picLocks/>
                                    </pic:cNvPicPr>
                                  </pic:nvPicPr>
                                  <pic:blipFill>
                                    <a:blip r:embed="rId9">
                                      <a:extLst/>
                                    </a:blip>
                                    <a:stretch>
                                      <a:fillRect/>
                                    </a:stretch>
                                  </pic:blipFill>
                                  <pic:spPr>
                                    <a:xfrm>
                                      <a:off x="0" y="0"/>
                                      <a:ext cx="2748386" cy="1899138"/>
                                    </a:xfrm>
                                    <a:prstGeom prst="rect">
                                      <a:avLst/>
                                    </a:prstGeom>
                                  </pic:spPr>
                                </pic:pic>
                              </a:graphicData>
                            </a:graphic>
                          </wp:inline>
                        </w:drawing>
                      </w:r>
                    </w:p>
                    <w:p w:rsidR="00A81231" w:rsidRDefault="00A81231">
                      <w:pPr>
                        <w:pStyle w:val="Body"/>
                      </w:pPr>
                    </w:p>
                    <w:p w:rsidR="00A81231" w:rsidRDefault="001F11EF">
                      <w:pPr>
                        <w:pStyle w:val="Body"/>
                        <w:jc w:val="center"/>
                      </w:pPr>
                      <w:r>
                        <w:rPr>
                          <w:b/>
                          <w:bCs/>
                        </w:rPr>
                        <w:t>Fig. 2</w:t>
                      </w:r>
                      <w:r>
                        <w:rPr>
                          <w:lang w:val="en-US"/>
                        </w:rPr>
                        <w:t xml:space="preserve"> System Architecture</w:t>
                      </w:r>
                    </w:p>
                  </w:txbxContent>
                </v:textbox>
                <w10:wrap type="square" anchory="line"/>
              </v:shape>
            </w:pict>
          </mc:Fallback>
        </mc:AlternateContent>
      </w:r>
      <w:r>
        <w:rPr>
          <w:lang w:val="en-US"/>
        </w:rPr>
        <w:t>The pressure sensitive mats manufactured by S4 sensors (formerly</w:t>
      </w:r>
      <w:r>
        <w:rPr>
          <w:lang w:val="en-US"/>
        </w:rPr>
        <w:t xml:space="preserve"> Tactex Sensors) recorded the patient</w:t>
      </w:r>
      <w:r>
        <w:rPr>
          <w:rtl/>
        </w:rPr>
        <w:t>’</w:t>
      </w:r>
      <w:r>
        <w:rPr>
          <w:lang w:val="en-US"/>
        </w:rPr>
        <w:t>s movement between different postures [48]. These mats used photodiodes of connected to optical fiber for providing light. The light intensity of photodiodes would vary as pressure is applied which is translated to vol</w:t>
      </w:r>
      <w:r>
        <w:rPr>
          <w:lang w:val="en-US"/>
        </w:rPr>
        <w:t>tage signal indicating the pressure exerted on the mat. Data was transferred to a computer for processing via Bluetooth, and linear and SVM classifiers were used for categorizing data. Apart from being expensive, this system was not able to detect multiple</w:t>
      </w:r>
      <w:r>
        <w:rPr>
          <w:lang w:val="en-US"/>
        </w:rPr>
        <w:t xml:space="preserve"> postures and relay the recorded information to the user in real-time. Force Sensing Application pressure mattress [49] is a high resolution mattress that contains 2048 sensors. This system could identify only three different postures, namely </w:t>
      </w:r>
      <w:r>
        <w:rPr>
          <w:rtl/>
          <w:lang w:val="ar-SA"/>
        </w:rPr>
        <w:t>“</w:t>
      </w:r>
      <w:r>
        <w:t xml:space="preserve">supine”, </w:t>
      </w:r>
      <w:r>
        <w:rPr>
          <w:rtl/>
          <w:lang w:val="ar-SA"/>
        </w:rPr>
        <w:t>“</w:t>
      </w:r>
      <w:r>
        <w:rPr>
          <w:lang w:val="en-US"/>
        </w:rPr>
        <w:t>ri</w:t>
      </w:r>
      <w:r>
        <w:rPr>
          <w:lang w:val="en-US"/>
        </w:rPr>
        <w:t>ght side</w:t>
      </w:r>
      <w:r>
        <w:t xml:space="preserve">” </w:t>
      </w:r>
      <w:r>
        <w:rPr>
          <w:lang w:val="en-US"/>
        </w:rPr>
        <w:t xml:space="preserve">and </w:t>
      </w:r>
      <w:r>
        <w:rPr>
          <w:rtl/>
          <w:lang w:val="ar-SA"/>
        </w:rPr>
        <w:t>“</w:t>
      </w:r>
      <w:r>
        <w:rPr>
          <w:lang w:val="en-US"/>
        </w:rPr>
        <w:t>left side</w:t>
      </w:r>
      <w:r>
        <w:t>”</w:t>
      </w:r>
      <w:r>
        <w:rPr>
          <w:lang w:val="en-US"/>
        </w:rPr>
        <w:t>. Similarly, [50] used a sensor mat comprising 1728 resistive sensors for identifying 13 different sleep postures using Gaussian Mixture Model. Image collected form the mat was processed by various filters for highlighting the pres</w:t>
      </w:r>
      <w:r>
        <w:rPr>
          <w:lang w:val="en-US"/>
        </w:rPr>
        <w:t>sure areas using a low pass Gaussian filter. For identifying the positions of a user</w:t>
      </w:r>
      <w:r>
        <w:rPr>
          <w:rtl/>
        </w:rPr>
        <w:t>’</w:t>
      </w:r>
      <w:r>
        <w:rPr>
          <w:lang w:val="en-US"/>
        </w:rPr>
        <w:t xml:space="preserve">s limbs, pressure sensor data from specific regions on the mat were clustered together. This information was combined with the previously collected </w:t>
      </w:r>
      <w:r>
        <w:rPr>
          <w:lang w:val="en-US"/>
        </w:rPr>
        <w:t>information from pressu</w:t>
      </w:r>
      <w:r>
        <w:rPr>
          <w:lang w:val="en-US"/>
        </w:rPr>
        <w:t xml:space="preserve">re sensors to obtain the posture classification. KNN linear classifier was used for supervised training using the collected datasets. The reported system was very efficient in terms of the posture classification given the high accuracy of 91.6%. </w:t>
      </w:r>
    </w:p>
    <w:p w:rsidR="00A81231" w:rsidRDefault="00A81231">
      <w:pPr>
        <w:pStyle w:val="Body"/>
        <w:ind w:firstLine="720"/>
      </w:pPr>
    </w:p>
    <w:p w:rsidR="00A81231" w:rsidRDefault="001F11EF">
      <w:pPr>
        <w:pStyle w:val="Body"/>
        <w:ind w:firstLine="720"/>
      </w:pPr>
      <w:r>
        <w:rPr>
          <w:lang w:val="en-US"/>
        </w:rPr>
        <w:t xml:space="preserve">All the </w:t>
      </w:r>
      <w:r>
        <w:rPr>
          <w:lang w:val="en-US"/>
        </w:rPr>
        <w:t>investigated solutions developed lack the capability of delivering processed data to the end user in real-time. Our proposed system overcomes this drawback by accompanying a smartphone application where the user or medical staff can visualize the data in r</w:t>
      </w:r>
      <w:r>
        <w:rPr>
          <w:lang w:val="en-US"/>
        </w:rPr>
        <w:t xml:space="preserve">eal-time and can also access the previously collected for analyzing and diagnosing different medical conditions.  Some of the solutions use mats that have a high resolution to only categorize a few postures. High-resolution mats are also expensive and not </w:t>
      </w:r>
      <w:r>
        <w:rPr>
          <w:lang w:val="en-US"/>
        </w:rPr>
        <w:t xml:space="preserve">affordable to most consumers. The smartwatch and smartphone-based solutions are intrusive. </w:t>
      </w:r>
      <w:ins w:id="44" w:author="issam maaz" w:date="2020-08-04T19:42:00Z">
        <w:r>
          <w:rPr>
            <w:lang w:val="fr-FR"/>
          </w:rPr>
          <w:t>We develop a novel solution that  enables two important mechanisms. The first mechanism uses the accessibility by developing an android app and the second one provid</w:t>
        </w:r>
        <w:r>
          <w:rPr>
            <w:lang w:val="fr-FR"/>
          </w:rPr>
          <w:t xml:space="preserve">es a high level of accuracy. </w:t>
        </w:r>
      </w:ins>
      <w:r>
        <w:rPr>
          <w:lang w:val="en-US"/>
        </w:rPr>
        <w:t xml:space="preserve">Our developed solution is affordable, </w:t>
      </w:r>
      <w:ins w:id="45" w:author="issam maaz" w:date="2020-08-04T19:45:00Z">
        <w:r>
          <w:rPr>
            <w:lang w:val="fr-FR"/>
          </w:rPr>
          <w:t xml:space="preserve">and </w:t>
        </w:r>
      </w:ins>
      <w:r>
        <w:rPr>
          <w:lang w:val="en-US"/>
        </w:rPr>
        <w:t>unobtrusive</w:t>
      </w:r>
      <w:ins w:id="46" w:author="issam maaz" w:date="2020-08-04T23:11:00Z">
        <w:r>
          <w:rPr>
            <w:lang w:val="fr-FR"/>
          </w:rPr>
          <w:t xml:space="preserve"> that will enormously decrease the elderly accidents</w:t>
        </w:r>
      </w:ins>
      <w:del w:id="47" w:author="issam maaz" w:date="2020-08-04T19:45:00Z">
        <w:r>
          <w:rPr>
            <w:lang w:val="en-US"/>
          </w:rPr>
          <w:delText>, has acceptable level of accuracy and takes the aspect of accessibility into focus. Accessibility is reflected by the dev</w:delText>
        </w:r>
        <w:r>
          <w:rPr>
            <w:lang w:val="en-US"/>
          </w:rPr>
          <w:delText>eloped Android application for our system</w:delText>
        </w:r>
      </w:del>
      <w:r>
        <w:t>.</w:t>
      </w:r>
    </w:p>
    <w:p w:rsidR="00A81231" w:rsidRDefault="001F11EF">
      <w:pPr>
        <w:pStyle w:val="Heading"/>
        <w:numPr>
          <w:ilvl w:val="0"/>
          <w:numId w:val="4"/>
        </w:numPr>
        <w:rPr>
          <w:sz w:val="20"/>
          <w:szCs w:val="20"/>
          <w:lang w:val="en-US"/>
        </w:rPr>
      </w:pPr>
      <w:r>
        <w:rPr>
          <w:sz w:val="20"/>
          <w:szCs w:val="20"/>
          <w:lang w:val="en-US"/>
        </w:rPr>
        <w:t xml:space="preserve">System </w:t>
      </w:r>
      <w:r>
        <w:rPr>
          <w:lang w:val="en-US"/>
        </w:rPr>
        <w:t>Architecture</w:t>
      </w:r>
    </w:p>
    <w:p w:rsidR="00A81231" w:rsidRDefault="001F11EF">
      <w:pPr>
        <w:pStyle w:val="Body"/>
        <w:ind w:firstLine="720"/>
      </w:pPr>
      <w:r>
        <w:rPr>
          <w:lang w:val="en-US"/>
        </w:rPr>
        <w:t>The system architecture shown</w:t>
      </w:r>
      <w:ins w:id="48" w:author="issam maaz" w:date="2020-08-03T18:04:00Z">
        <w:r>
          <w:rPr>
            <w:lang w:val="fr-FR"/>
          </w:rPr>
          <w:t xml:space="preserve"> </w:t>
        </w:r>
      </w:ins>
      <w:del w:id="49" w:author="issam maaz" w:date="2020-08-03T17:49:00Z">
        <w:r>
          <w:rPr>
            <w:lang w:val="en-US"/>
          </w:rPr>
          <w:delText xml:space="preserve"> given </w:delText>
        </w:r>
      </w:del>
      <w:r>
        <w:rPr>
          <w:lang w:val="en-US"/>
        </w:rPr>
        <w:t>in Fig. 2 provides the conceptual model defining the structure of the system. It comprises a sensing mat made up of pressure sensors used to capture data re</w:t>
      </w:r>
      <w:r>
        <w:rPr>
          <w:lang w:val="en-US"/>
        </w:rPr>
        <w:t>lated to the sleep position of the subject. The data acquisition module integrated into the mat collects the data from the pressure sensors providing the snapshot of the current posture, and transmits it to the cloud server using Wi-Fi. The data acquisitio</w:t>
      </w:r>
      <w:r>
        <w:rPr>
          <w:lang w:val="en-US"/>
        </w:rPr>
        <w:t xml:space="preserve">n unit is implemented using the ATmega32u4. The firmware performs initialization, collects data from sensors, arranges data, and transmits the data to the cloud </w:t>
      </w:r>
      <w:r>
        <w:rPr>
          <w:lang w:val="en-US"/>
        </w:rPr>
        <w:lastRenderedPageBreak/>
        <w:t>server using</w:t>
      </w:r>
      <w:ins w:id="50" w:author="issam maaz" w:date="2020-08-03T17:53:00Z">
        <w:r>
          <w:rPr>
            <w:lang w:val="fr-FR"/>
          </w:rPr>
          <w:t xml:space="preserve"> </w:t>
        </w:r>
      </w:ins>
      <w:del w:id="51" w:author="issam maaz" w:date="2020-08-03T17:53:00Z">
        <w:r>
          <w:rPr>
            <w:lang w:val="en-US"/>
          </w:rPr>
          <w:delText xml:space="preserve"> the ESP8266 </w:delText>
        </w:r>
      </w:del>
      <w:r>
        <w:t xml:space="preserve">Wi-Fi module. </w:t>
      </w:r>
      <w:del w:id="52" w:author="issam maaz" w:date="2020-08-03T17:55:00Z">
        <w:r>
          <w:rPr>
            <w:lang w:val="en-US"/>
          </w:rPr>
          <w:delText xml:space="preserve">The cloud is set up using Amazon Elastic Compute Cloud </w:delText>
        </w:r>
        <w:r>
          <w:rPr>
            <w:lang w:val="en-US"/>
          </w:rPr>
          <w:delText>(Amazon EC2) web service that provides secure and re-sizable compute capacity in the cloud. The reason for this selection was the availability of the simple and user-friendly web service interface that allows obtaining and configuring capacity with minimal</w:delText>
        </w:r>
        <w:r>
          <w:rPr>
            <w:lang w:val="en-US"/>
          </w:rPr>
          <w:delText xml:space="preserve"> friction. </w:delText>
        </w:r>
      </w:del>
      <w:r>
        <w:rPr>
          <w:lang w:val="en-US"/>
        </w:rPr>
        <w:t>Data received by the cloud server is then stored in</w:t>
      </w:r>
      <w:ins w:id="53" w:author="issam maaz" w:date="2020-08-03T17:56:00Z">
        <w:r>
          <w:rPr>
            <w:lang w:val="fr-FR"/>
          </w:rPr>
          <w:t xml:space="preserve"> the </w:t>
        </w:r>
      </w:ins>
      <w:del w:id="54" w:author="issam maaz" w:date="2020-08-03T17:56:00Z">
        <w:r>
          <w:delText xml:space="preserve"> a </w:delText>
        </w:r>
        <w:r>
          <w:rPr>
            <w:i/>
            <w:iCs/>
          </w:rPr>
          <w:delText>MySQL</w:delText>
        </w:r>
        <w:r>
          <w:delText xml:space="preserve"> </w:delText>
        </w:r>
      </w:del>
      <w:r>
        <w:rPr>
          <w:lang w:val="en-US"/>
        </w:rPr>
        <w:t xml:space="preserve">server database. We use a central server design, which performs the data storage, data processing and user authentication. The server is written in </w:t>
      </w:r>
      <w:r>
        <w:rPr>
          <w:i/>
          <w:iCs/>
        </w:rPr>
        <w:t>NodeJS</w:t>
      </w:r>
      <w:r>
        <w:rPr>
          <w:lang w:val="en-US"/>
        </w:rPr>
        <w:t xml:space="preserve"> and </w:t>
      </w:r>
      <w:r>
        <w:rPr>
          <w:i/>
          <w:iCs/>
          <w:lang w:val="fr-FR"/>
        </w:rPr>
        <w:t>Express</w:t>
      </w:r>
      <w:r>
        <w:rPr>
          <w:lang w:val="en-US"/>
        </w:rPr>
        <w:t xml:space="preserve"> framework allows forming the backbone of the server i.e. our server can send and receive data from clients.</w:t>
      </w:r>
      <w:ins w:id="55" w:author="issam maaz" w:date="2020-08-03T17:56:00Z">
        <w:r>
          <w:rPr>
            <w:lang w:val="fr-FR"/>
          </w:rPr>
          <w:t xml:space="preserve"> </w:t>
        </w:r>
      </w:ins>
      <w:del w:id="56" w:author="issam maaz" w:date="2020-08-03T17:56:00Z">
        <w:r>
          <w:rPr>
            <w:lang w:val="en-US"/>
          </w:rPr>
          <w:delText xml:space="preserve"> A request is made to the server using a </w:delText>
        </w:r>
        <w:r>
          <w:rPr>
            <w:i/>
            <w:iCs/>
            <w:lang w:val="en-US"/>
          </w:rPr>
          <w:delText>REST</w:delText>
        </w:r>
        <w:r>
          <w:rPr>
            <w:lang w:val="en-US"/>
          </w:rPr>
          <w:delText xml:space="preserve"> (Representational State Transfer) API</w:delText>
        </w:r>
      </w:del>
      <w:ins w:id="57" w:author="issam maaz" w:date="2020-08-03T17:56:00Z">
        <w:r>
          <w:rPr>
            <w:lang w:val="fr-FR"/>
          </w:rPr>
          <w:t>(I believe in this part we are going too much through details. I</w:t>
        </w:r>
        <w:r>
          <w:rPr>
            <w:lang w:val="fr-FR"/>
          </w:rPr>
          <w:t>t’s better to mention the steps briefly without mentioning the MySQL and amazon cloud. We can mention it in general way)</w:t>
        </w:r>
      </w:ins>
      <w:r>
        <w:t xml:space="preserve">. </w:t>
      </w:r>
    </w:p>
    <w:p w:rsidR="00A81231" w:rsidRDefault="00A81231">
      <w:pPr>
        <w:pStyle w:val="Body"/>
        <w:ind w:firstLine="720"/>
      </w:pPr>
    </w:p>
    <w:p w:rsidR="00A81231" w:rsidRDefault="001F11EF">
      <w:pPr>
        <w:pStyle w:val="Body"/>
        <w:ind w:firstLine="720"/>
      </w:pPr>
      <w:r>
        <w:rPr>
          <w:lang w:val="en-US"/>
        </w:rPr>
        <w:t>A python script running on the server can read the recently added data to the table in the</w:t>
      </w:r>
      <w:ins w:id="58" w:author="issam maaz" w:date="2020-08-03T17:57:00Z">
        <w:r>
          <w:rPr>
            <w:lang w:val="fr-FR"/>
          </w:rPr>
          <w:t xml:space="preserve"> </w:t>
        </w:r>
      </w:ins>
      <w:del w:id="59" w:author="issam maaz" w:date="2020-08-03T17:57:00Z">
        <w:r>
          <w:delText xml:space="preserve"> </w:delText>
        </w:r>
        <w:r>
          <w:rPr>
            <w:i/>
            <w:iCs/>
          </w:rPr>
          <w:delText>MySQL</w:delText>
        </w:r>
        <w:r>
          <w:delText xml:space="preserve"> </w:delText>
        </w:r>
      </w:del>
      <w:r>
        <w:rPr>
          <w:lang w:val="en-US"/>
        </w:rPr>
        <w:t>server database for classification</w:t>
      </w:r>
      <w:r>
        <w:rPr>
          <w:lang w:val="en-US"/>
        </w:rPr>
        <w:t>. We use machine learning algorithms</w:t>
      </w:r>
      <w:del w:id="60" w:author="issam maaz" w:date="2020-08-03T17:58:00Z">
        <w:r>
          <w:delText xml:space="preserve"> </w:delText>
        </w:r>
      </w:del>
      <w:ins w:id="61" w:author="issam maaz" w:date="2020-08-03T17:58:00Z">
        <w:r>
          <w:rPr>
            <w:lang w:val="fr-FR"/>
          </w:rPr>
          <w:t xml:space="preserve"> </w:t>
        </w:r>
      </w:ins>
      <w:r>
        <w:rPr>
          <w:lang w:val="en-US"/>
        </w:rPr>
        <w:t xml:space="preserve">to perform statistical analysis of the data obtained from the data acquisition unit and classify different postures. The </w:t>
      </w:r>
      <w:del w:id="62" w:author="issam maaz" w:date="2020-08-03T17:58:00Z">
        <w:r>
          <w:rPr>
            <w:lang w:val="en-US"/>
          </w:rPr>
          <w:delText xml:space="preserve">python </w:delText>
        </w:r>
      </w:del>
      <w:r>
        <w:rPr>
          <w:lang w:val="en-US"/>
        </w:rPr>
        <w:t xml:space="preserve">script runs continuously on server to receive and classify the data. We </w:t>
      </w:r>
      <w:del w:id="63" w:author="issam maaz" w:date="2020-08-03T17:58:00Z">
        <w:r>
          <w:rPr>
            <w:lang w:val="en-US"/>
          </w:rPr>
          <w:delText xml:space="preserve">made </w:delText>
        </w:r>
      </w:del>
      <w:r>
        <w:rPr>
          <w:lang w:val="en-US"/>
        </w:rPr>
        <w:t xml:space="preserve">use of </w:t>
      </w:r>
      <w:ins w:id="64" w:author="issam maaz" w:date="2020-08-03T17:59:00Z">
        <w:r>
          <w:rPr>
            <w:i/>
            <w:iCs/>
            <w:lang w:val="en-US"/>
          </w:rPr>
          <w:t>Tensor</w:t>
        </w:r>
        <w:r>
          <w:rPr>
            <w:i/>
            <w:iCs/>
            <w:lang w:val="en-US"/>
          </w:rPr>
          <w:t xml:space="preserve">Flow </w:t>
        </w:r>
      </w:ins>
      <w:r>
        <w:rPr>
          <w:lang w:val="en-US"/>
        </w:rPr>
        <w:t xml:space="preserve">Google's popular deep learning library </w:t>
      </w:r>
      <w:del w:id="65" w:author="issam maaz" w:date="2020-08-03T17:59:00Z">
        <w:r>
          <w:rPr>
            <w:lang w:val="en-US"/>
          </w:rPr>
          <w:delText xml:space="preserve">called </w:delText>
        </w:r>
        <w:r>
          <w:rPr>
            <w:i/>
            <w:iCs/>
            <w:lang w:val="en-US"/>
          </w:rPr>
          <w:delText>TensorFlow</w:delText>
        </w:r>
        <w:r>
          <w:delText xml:space="preserve"> </w:delText>
        </w:r>
      </w:del>
      <w:r>
        <w:rPr>
          <w:lang w:val="en-US"/>
        </w:rPr>
        <w:t xml:space="preserve">that incorporates different APIs to build at scale deep learning architectures like Convolution Neural Network (CNN). The data is first loaded into memory, a model is built, a machine learning </w:t>
      </w:r>
      <w:r>
        <w:rPr>
          <w:lang w:val="en-US"/>
        </w:rPr>
        <w:t>algorithm is trained</w:t>
      </w:r>
      <w:ins w:id="66" w:author="issam maaz" w:date="2020-08-03T18:17:00Z">
        <w:r>
          <w:rPr>
            <w:lang w:val="fr-FR"/>
          </w:rPr>
          <w:t xml:space="preserve"> (how it is trained and for how long, what are the outputs after training)</w:t>
        </w:r>
      </w:ins>
      <w:r>
        <w:rPr>
          <w:lang w:val="en-US"/>
        </w:rPr>
        <w:t xml:space="preserve">, and then posture is estimated. </w:t>
      </w:r>
      <w:ins w:id="67" w:author="issam maaz" w:date="2020-08-03T18:00:00Z">
        <w:r>
          <w:rPr>
            <w:b/>
            <w:bCs/>
            <w:color w:val="830000"/>
            <w:lang w:val="fr-FR"/>
          </w:rPr>
          <w:t>Figure 4 before Figure 3</w:t>
        </w:r>
      </w:ins>
    </w:p>
    <w:p w:rsidR="00A81231" w:rsidRDefault="00A81231">
      <w:pPr>
        <w:pStyle w:val="Body"/>
        <w:ind w:firstLine="720"/>
      </w:pPr>
    </w:p>
    <w:p w:rsidR="00A81231" w:rsidRDefault="001F11EF">
      <w:pPr>
        <w:pStyle w:val="Body"/>
        <w:ind w:firstLine="720"/>
      </w:pPr>
      <w:r>
        <w:rPr>
          <w:noProof/>
          <w:lang w:val="en-NZ"/>
        </w:rPr>
        <mc:AlternateContent>
          <mc:Choice Requires="wps">
            <w:drawing>
              <wp:anchor distT="80010" distB="80010" distL="80010" distR="80010" simplePos="0" relativeHeight="251659264" behindDoc="0" locked="0" layoutInCell="1" allowOverlap="1">
                <wp:simplePos x="0" y="0"/>
                <wp:positionH relativeFrom="page">
                  <wp:posOffset>4041774</wp:posOffset>
                </wp:positionH>
                <wp:positionV relativeFrom="line">
                  <wp:posOffset>1323339</wp:posOffset>
                </wp:positionV>
                <wp:extent cx="2799081" cy="1790700"/>
                <wp:effectExtent l="0" t="0" r="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1" cy="1790700"/>
                        </a:xfrm>
                        <a:prstGeom prst="rect">
                          <a:avLst/>
                        </a:prstGeom>
                        <a:solidFill>
                          <a:srgbClr val="FFFFFF"/>
                        </a:solidFill>
                        <a:ln w="12700" cap="flat">
                          <a:noFill/>
                          <a:miter lim="400000"/>
                        </a:ln>
                        <a:effectLst/>
                      </wps:spPr>
                      <wps:txbx>
                        <w:txbxContent>
                          <w:p w:rsidR="00A81231" w:rsidRDefault="001F11EF">
                            <w:pPr>
                              <w:pStyle w:val="Body"/>
                              <w:jc w:val="center"/>
                            </w:pPr>
                            <w:r>
                              <w:rPr>
                                <w:noProof/>
                                <w:lang w:val="en-NZ"/>
                              </w:rPr>
                              <w:drawing>
                                <wp:inline distT="0" distB="0" distL="0" distR="0">
                                  <wp:extent cx="2607311" cy="141282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607311" cy="1412822"/>
                                          </a:xfrm>
                                          <a:prstGeom prst="rect">
                                            <a:avLst/>
                                          </a:prstGeom>
                                        </pic:spPr>
                                      </pic:pic>
                                    </a:graphicData>
                                  </a:graphic>
                                </wp:inline>
                              </w:drawing>
                            </w:r>
                          </w:p>
                          <w:p w:rsidR="00A81231" w:rsidRDefault="00A81231">
                            <w:pPr>
                              <w:pStyle w:val="Body"/>
                              <w:ind w:left="28"/>
                              <w:jc w:val="left"/>
                              <w:rPr>
                                <w:b/>
                                <w:bCs/>
                              </w:rPr>
                            </w:pPr>
                          </w:p>
                          <w:p w:rsidR="00A81231" w:rsidRDefault="001F11EF">
                            <w:pPr>
                              <w:pStyle w:val="Body"/>
                              <w:ind w:left="28"/>
                              <w:jc w:val="left"/>
                            </w:pPr>
                            <w:r>
                              <w:rPr>
                                <w:b/>
                                <w:bCs/>
                              </w:rPr>
                              <w:t>Fig. 4</w:t>
                            </w:r>
                            <w:r>
                              <w:rPr>
                                <w:lang w:val="en-US"/>
                              </w:rPr>
                              <w:t xml:space="preserve"> Three layered FSR design </w:t>
                            </w:r>
                          </w:p>
                        </w:txbxContent>
                      </wps:txbx>
                      <wps:bodyPr wrap="square" lIns="45719" tIns="45719" rIns="45719" bIns="45719" numCol="1" anchor="t">
                        <a:noAutofit/>
                      </wps:bodyPr>
                    </wps:wsp>
                  </a:graphicData>
                </a:graphic>
              </wp:anchor>
            </w:drawing>
          </mc:Choice>
          <mc:Fallback>
            <w:pict>
              <v:shape id="_x0000_s1027" type="#_x0000_t202" alt="Text Box 2" style="position:absolute;left:0;text-align:left;margin-left:318.25pt;margin-top:104.2pt;width:220.4pt;height:141pt;z-index:25165926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" stroked="f" strokeweight="1pt">
                <v:stroke miterlimit="4"/>
                <v:textbox inset="1.27mm,1.27mm,1.27mm,1.27mm">
                  <w:txbxContent>
                    <w:p w:rsidR="00A81231" w:rsidRDefault="001F11EF">
                      <w:pPr>
                        <w:pStyle w:val="Body"/>
                        <w:jc w:val="center"/>
                      </w:pPr>
                      <w:r>
                        <w:rPr>
                          <w:noProof/>
                          <w:lang w:val="en-NZ"/>
                        </w:rPr>
                        <w:drawing>
                          <wp:inline distT="0" distB="0" distL="0" distR="0">
                            <wp:extent cx="2607311" cy="141282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607311" cy="1412822"/>
                                    </a:xfrm>
                                    <a:prstGeom prst="rect">
                                      <a:avLst/>
                                    </a:prstGeom>
                                  </pic:spPr>
                                </pic:pic>
                              </a:graphicData>
                            </a:graphic>
                          </wp:inline>
                        </w:drawing>
                      </w:r>
                    </w:p>
                    <w:p w:rsidR="00A81231" w:rsidRDefault="00A81231">
                      <w:pPr>
                        <w:pStyle w:val="Body"/>
                        <w:ind w:left="28"/>
                        <w:jc w:val="left"/>
                        <w:rPr>
                          <w:b/>
                          <w:bCs/>
                        </w:rPr>
                      </w:pPr>
                    </w:p>
                    <w:p w:rsidR="00A81231" w:rsidRDefault="001F11EF">
                      <w:pPr>
                        <w:pStyle w:val="Body"/>
                        <w:ind w:left="28"/>
                        <w:jc w:val="left"/>
                      </w:pPr>
                      <w:r>
                        <w:rPr>
                          <w:b/>
                          <w:bCs/>
                        </w:rPr>
                        <w:t>Fig. 4</w:t>
                      </w:r>
                      <w:r>
                        <w:rPr>
                          <w:lang w:val="en-US"/>
                        </w:rPr>
                        <w:t xml:space="preserve"> Three layered FSR design </w:t>
                      </w:r>
                    </w:p>
                  </w:txbxContent>
                </v:textbox>
                <w10:wrap type="square" anchorx="page" anchory="line"/>
              </v:shape>
            </w:pict>
          </mc:Fallback>
        </mc:AlternateContent>
      </w:r>
      <w:r>
        <w:rPr>
          <w:lang w:val="en-US"/>
        </w:rPr>
        <w:t xml:space="preserve">The Android application is provided to the end user (subject or </w:t>
      </w:r>
      <w:r>
        <w:rPr>
          <w:lang w:val="en-US"/>
        </w:rPr>
        <w:t>health professional) to interact with the system and retrieve information from the cloud. The information provided is the current sleep posture and statistical data for a specified period of the time. The statistical data contains the overall time in bed a</w:t>
      </w:r>
      <w:r>
        <w:rPr>
          <w:lang w:val="en-US"/>
        </w:rPr>
        <w:t xml:space="preserve">nd the posture distribution over time. The application also generates fall warning alerts when the user is sleeping </w:t>
      </w:r>
      <w:r>
        <w:rPr>
          <w:lang w:val="en-US"/>
        </w:rPr>
        <w:t>closer to the edge of the mat. The fall warning may help in preventing any potential fall injuries. If a user sleeps in one posture for a pr</w:t>
      </w:r>
      <w:r>
        <w:rPr>
          <w:lang w:val="en-US"/>
        </w:rPr>
        <w:t>olonged period, a bed sore alert generation option is also provided for the caregivers so that they can attend the patient and help change their posture. Bed unoccupied alert is generated when the user leaves the bed which is also helpful for caregivers.</w:t>
      </w:r>
    </w:p>
    <w:p w:rsidR="00A81231" w:rsidRDefault="001F11EF">
      <w:pPr>
        <w:pStyle w:val="Heading"/>
        <w:numPr>
          <w:ilvl w:val="0"/>
          <w:numId w:val="2"/>
        </w:numPr>
        <w:jc w:val="left"/>
        <w:rPr>
          <w:lang w:val="en-US"/>
        </w:rPr>
      </w:pPr>
      <w:r>
        <w:rPr>
          <w:lang w:val="en-US"/>
        </w:rPr>
        <w:t>D</w:t>
      </w:r>
      <w:r>
        <w:rPr>
          <w:lang w:val="en-US"/>
        </w:rPr>
        <w:t>esign and Implementation</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A81231" w:rsidRDefault="001F11EF">
      <w:pPr>
        <w:pStyle w:val="Body"/>
        <w:ind w:left="28" w:firstLine="360"/>
        <w:rPr>
          <w:del w:id="68" w:author="issam maaz" w:date="2020-08-03T18:10:00Z"/>
        </w:rPr>
      </w:pPr>
      <w:r>
        <w:rPr>
          <w:lang w:val="en-US"/>
        </w:rPr>
        <w:t>Force sensitive resistors (FSR) are simple tactile sensors [</w:t>
      </w:r>
      <w:r>
        <w:t>51</w:t>
      </w:r>
      <w:r>
        <w:rPr>
          <w:lang w:val="en-US"/>
        </w:rPr>
        <w:t xml:space="preserve">] that are used in applications where changes and differences in pressure need to be detected. These are constructed using conductive polymers, elastomers or semiconducting polymers, </w:t>
      </w:r>
      <w:r>
        <w:rPr>
          <w:lang w:val="en-US"/>
        </w:rPr>
        <w:t>piezoresistive material, conductive wires, fibre-optical or fibre-grattin</w:t>
      </w:r>
      <w:r>
        <w:rPr>
          <w:lang w:val="en-US"/>
        </w:rPr>
        <w:t xml:space="preserve">g material. </w:t>
      </w:r>
      <w:r>
        <w:rPr>
          <w:lang w:val="en-US"/>
        </w:rPr>
        <w:t xml:space="preserve"> In our research, we implement an array of FSR</w:t>
      </w:r>
      <w:r>
        <w:rPr>
          <w:rtl/>
        </w:rPr>
        <w:t>’</w:t>
      </w:r>
      <w:r>
        <w:rPr>
          <w:lang w:val="en-US"/>
        </w:rPr>
        <w:t>s to capture the pressure distribution of a person</w:t>
      </w:r>
      <w:r>
        <w:rPr>
          <w:rtl/>
        </w:rPr>
        <w:t>’</w:t>
      </w:r>
      <w:r>
        <w:rPr>
          <w:lang w:val="en-US"/>
        </w:rPr>
        <w:t>s sleeping posture.  Furthermore, they are cheap as they involve low cost electronic components and for these reasons they are widely used in such</w:t>
      </w:r>
      <w:r>
        <w:rPr>
          <w:lang w:val="en-US"/>
        </w:rPr>
        <w:t xml:space="preserve"> applications. </w:t>
      </w:r>
      <w:r>
        <w:rPr>
          <w:lang w:val="en-US"/>
        </w:rPr>
        <w:t xml:space="preserve">For the construction of the sensor material, Velostat pressure sensitive material was used because it is inexpensive. The Velostat-based FSRs have an exponential decay resistance to pressure curve having a significant drop in the resistance </w:t>
      </w:r>
      <w:r>
        <w:rPr>
          <w:lang w:val="en-US"/>
        </w:rPr>
        <w:t xml:space="preserve">of the material within a small region of the pressure range as shown in Fig. 3. </w:t>
      </w:r>
    </w:p>
    <w:p w:rsidR="00A81231" w:rsidRDefault="00A81231">
      <w:pPr>
        <w:pStyle w:val="Body"/>
        <w:ind w:left="28" w:firstLine="360"/>
        <w:rPr>
          <w:del w:id="69" w:author="issam maaz" w:date="2020-08-03T18:10:00Z"/>
        </w:rPr>
      </w:pPr>
    </w:p>
    <w:p w:rsidR="00A81231" w:rsidRDefault="001F11EF">
      <w:pPr>
        <w:pStyle w:val="Body"/>
        <w:ind w:left="28" w:firstLine="360"/>
      </w:pPr>
      <w:r>
        <w:rPr>
          <w:noProof/>
          <w:lang w:val="en-NZ"/>
        </w:rPr>
        <mc:AlternateContent>
          <mc:Choice Requires="wps">
            <w:drawing>
              <wp:anchor distT="80010" distB="80010" distL="80010" distR="80010" simplePos="0" relativeHeight="251667456" behindDoc="0" locked="0" layoutInCell="1" allowOverlap="1">
                <wp:simplePos x="0" y="0"/>
                <wp:positionH relativeFrom="page">
                  <wp:posOffset>720089</wp:posOffset>
                </wp:positionH>
                <wp:positionV relativeFrom="page">
                  <wp:posOffset>7341869</wp:posOffset>
                </wp:positionV>
                <wp:extent cx="2893060" cy="1855470"/>
                <wp:effectExtent l="0" t="0" r="0" b="0"/>
                <wp:wrapSquare wrapText="bothSides" distT="80010" distB="80010" distL="80010" distR="80010"/>
                <wp:docPr id="1073741830" name="officeArt object" descr="Text Box 2"/>
                <wp:cNvGraphicFramePr/>
                <a:graphic xmlns:a="http://schemas.openxmlformats.org/drawingml/2006/main">
                  <a:graphicData uri="http://schemas.microsoft.com/office/word/2010/wordprocessingShape">
                    <wps:wsp>
                      <wps:cNvSpPr txBox="1"/>
                      <wps:spPr>
                        <a:xfrm>
                          <a:off x="0" y="0"/>
                          <a:ext cx="2893060" cy="1855470"/>
                        </a:xfrm>
                        <a:prstGeom prst="rect">
                          <a:avLst/>
                        </a:prstGeom>
                        <a:solidFill>
                          <a:srgbClr val="FFFFFF"/>
                        </a:solidFill>
                        <a:ln w="12700" cap="flat">
                          <a:noFill/>
                          <a:miter lim="400000"/>
                        </a:ln>
                        <a:effectLst/>
                      </wps:spPr>
                      <wps:txbx>
                        <w:txbxContent>
                          <w:p w:rsidR="00A81231" w:rsidRDefault="00A81231">
                            <w:pPr>
                              <w:pStyle w:val="Body"/>
                            </w:pPr>
                          </w:p>
                          <w:p w:rsidR="00A81231" w:rsidRDefault="001F11EF">
                            <w:pPr>
                              <w:pStyle w:val="Body"/>
                              <w:rPr>
                                <w:i/>
                                <w:iCs/>
                              </w:rPr>
                            </w:pPr>
                            <w:r>
                              <w:rPr>
                                <w:noProof/>
                                <w:lang w:val="en-NZ"/>
                              </w:rPr>
                              <w:drawing>
                                <wp:inline distT="0" distB="0" distL="0" distR="0">
                                  <wp:extent cx="2451490" cy="135280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
                                          <pic:cNvPicPr>
                                            <a:picLocks/>
                                          </pic:cNvPicPr>
                                        </pic:nvPicPr>
                                        <pic:blipFill>
                                          <a:blip r:embed="rId11">
                                            <a:extLst/>
                                          </a:blip>
                                          <a:stretch>
                                            <a:fillRect/>
                                          </a:stretch>
                                        </pic:blipFill>
                                        <pic:spPr>
                                          <a:xfrm>
                                            <a:off x="0" y="0"/>
                                            <a:ext cx="2451490" cy="1352805"/>
                                          </a:xfrm>
                                          <a:prstGeom prst="rect">
                                            <a:avLst/>
                                          </a:prstGeom>
                                        </pic:spPr>
                                      </pic:pic>
                                    </a:graphicData>
                                  </a:graphic>
                                </wp:inline>
                              </w:drawing>
                            </w:r>
                          </w:p>
                          <w:p w:rsidR="00A81231" w:rsidRDefault="001F11EF">
                            <w:pPr>
                              <w:pStyle w:val="Body"/>
                            </w:pPr>
                            <w:r>
                              <w:rPr>
                                <w:b/>
                                <w:bCs/>
                              </w:rPr>
                              <w:t>Fig. 3</w:t>
                            </w:r>
                            <w:r>
                              <w:rPr>
                                <w:lang w:val="en-US"/>
                              </w:rPr>
                              <w:t xml:space="preserve"> Velostat Resistance vs Pressure Graph</w:t>
                            </w:r>
                          </w:p>
                        </w:txbxContent>
                      </wps:txbx>
                      <wps:bodyPr wrap="square" lIns="45719" tIns="45719" rIns="45719" bIns="45719" numCol="1" anchor="t">
                        <a:noAutofit/>
                      </wps:bodyPr>
                    </wps:wsp>
                  </a:graphicData>
                </a:graphic>
              </wp:anchor>
            </w:drawing>
          </mc:Choice>
          <mc:Fallback>
            <w:pict>
              <v:shape id="_x0000_s1028" type="#_x0000_t202" alt="Text Box 2" style="position:absolute;left:0;text-align:left;margin-left:56.7pt;margin-top:578.1pt;width:227.8pt;height:146.1pt;z-index:251667456;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" stroked="f" strokeweight="1pt">
                <v:stroke miterlimit="4"/>
                <v:textbox inset="1.27mm,1.27mm,1.27mm,1.27mm">
                  <w:txbxContent>
                    <w:p w:rsidR="00A81231" w:rsidRDefault="00A81231">
                      <w:pPr>
                        <w:pStyle w:val="Body"/>
                      </w:pPr>
                    </w:p>
                    <w:p w:rsidR="00A81231" w:rsidRDefault="001F11EF">
                      <w:pPr>
                        <w:pStyle w:val="Body"/>
                        <w:rPr>
                          <w:i/>
                          <w:iCs/>
                        </w:rPr>
                      </w:pPr>
                      <w:r>
                        <w:rPr>
                          <w:noProof/>
                          <w:lang w:val="en-NZ"/>
                        </w:rPr>
                        <w:drawing>
                          <wp:inline distT="0" distB="0" distL="0" distR="0">
                            <wp:extent cx="2451490" cy="135280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
                                    <pic:cNvPicPr>
                                      <a:picLocks/>
                                    </pic:cNvPicPr>
                                  </pic:nvPicPr>
                                  <pic:blipFill>
                                    <a:blip r:embed="rId11">
                                      <a:extLst/>
                                    </a:blip>
                                    <a:stretch>
                                      <a:fillRect/>
                                    </a:stretch>
                                  </pic:blipFill>
                                  <pic:spPr>
                                    <a:xfrm>
                                      <a:off x="0" y="0"/>
                                      <a:ext cx="2451490" cy="1352805"/>
                                    </a:xfrm>
                                    <a:prstGeom prst="rect">
                                      <a:avLst/>
                                    </a:prstGeom>
                                  </pic:spPr>
                                </pic:pic>
                              </a:graphicData>
                            </a:graphic>
                          </wp:inline>
                        </w:drawing>
                      </w:r>
                    </w:p>
                    <w:p w:rsidR="00A81231" w:rsidRDefault="001F11EF">
                      <w:pPr>
                        <w:pStyle w:val="Body"/>
                      </w:pPr>
                      <w:r>
                        <w:rPr>
                          <w:b/>
                          <w:bCs/>
                        </w:rPr>
                        <w:t>Fig. 3</w:t>
                      </w:r>
                      <w:r>
                        <w:rPr>
                          <w:lang w:val="en-US"/>
                        </w:rPr>
                        <w:t xml:space="preserve"> Velostat Resistance vs Pressure Graph</w:t>
                      </w:r>
                    </w:p>
                  </w:txbxContent>
                </v:textbox>
                <w10:wrap type="square" anchorx="page" anchory="page"/>
              </v:shape>
            </w:pict>
          </mc:Fallback>
        </mc:AlternateContent>
      </w:r>
      <w:r>
        <w:rPr>
          <w:lang w:val="en-US"/>
        </w:rPr>
        <w:t>This high sensitivity helped us to distinguish between high and low pressure regions. An FSR sensor with the greater surfac</w:t>
      </w:r>
      <w:r>
        <w:rPr>
          <w:lang w:val="en-US"/>
        </w:rPr>
        <w:t>e area has higher resistance, but it still has the same level of sensitivity. This is an important property as we can easily then have sensors designed for different pressure ranges with all of them having the same sensitivity.</w:t>
      </w:r>
      <w:ins w:id="70" w:author="issam maaz" w:date="2020-08-03T18:11:00Z">
        <w:r>
          <w:rPr>
            <w:lang w:val="fr-FR"/>
          </w:rPr>
          <w:t xml:space="preserve"> </w:t>
        </w:r>
      </w:ins>
      <w:del w:id="71" w:author="issam maaz" w:date="2020-08-03T18:11:00Z">
        <w:r>
          <w:delText xml:space="preserve"> </w:delText>
        </w:r>
      </w:del>
      <w:r>
        <w:rPr>
          <w:lang w:val="en-US"/>
        </w:rPr>
        <w:t>The square shaped sensor ha</w:t>
      </w:r>
      <w:r>
        <w:rPr>
          <w:lang w:val="en-US"/>
        </w:rPr>
        <w:t xml:space="preserve">s dimensions of </w:t>
      </w:r>
      <w:r>
        <w:rPr>
          <w:i/>
          <w:iCs/>
        </w:rPr>
        <w:t>2cm x 2cm</w:t>
      </w:r>
      <w:r>
        <w:rPr>
          <w:lang w:val="en-US"/>
        </w:rPr>
        <w:t xml:space="preserve"> and contains three main layers which are a top electrode, Velostat, and bottom electrode, respectively as shown in Figure 4. </w:t>
      </w:r>
    </w:p>
    <w:p w:rsidR="00A81231" w:rsidRDefault="001F11EF">
      <w:pPr>
        <w:pStyle w:val="Heading2"/>
        <w:numPr>
          <w:ilvl w:val="1"/>
          <w:numId w:val="2"/>
        </w:numPr>
      </w:pPr>
      <w:r>
        <w:rPr>
          <w:lang w:val="de-DE"/>
        </w:rPr>
        <w:lastRenderedPageBreak/>
        <w:t>Mat design</w:t>
      </w:r>
    </w:p>
    <w:p w:rsidR="00A81231" w:rsidRDefault="001F11EF">
      <w:pPr>
        <w:pStyle w:val="Body"/>
        <w:ind w:left="28" w:firstLine="681"/>
      </w:pPr>
      <w:r>
        <w:rPr>
          <w:noProof/>
          <w:sz w:val="24"/>
          <w:szCs w:val="24"/>
          <w:lang w:val="en-NZ"/>
        </w:rPr>
        <mc:AlternateContent>
          <mc:Choice Requires="wps">
            <w:drawing>
              <wp:anchor distT="80010" distB="80010" distL="80010" distR="80010" simplePos="0" relativeHeight="251670528" behindDoc="0" locked="0" layoutInCell="1" allowOverlap="1">
                <wp:simplePos x="0" y="0"/>
                <wp:positionH relativeFrom="column">
                  <wp:posOffset>0</wp:posOffset>
                </wp:positionH>
                <wp:positionV relativeFrom="page">
                  <wp:posOffset>4986020</wp:posOffset>
                </wp:positionV>
                <wp:extent cx="2849246" cy="3354071"/>
                <wp:effectExtent l="0" t="0" r="0" b="0"/>
                <wp:wrapSquare wrapText="bothSides" distT="80010" distB="80010" distL="80010" distR="80010"/>
                <wp:docPr id="1073741832" name="officeArt object" descr="Text Box 2"/>
                <wp:cNvGraphicFramePr/>
                <a:graphic xmlns:a="http://schemas.openxmlformats.org/drawingml/2006/main">
                  <a:graphicData uri="http://schemas.microsoft.com/office/word/2010/wordprocessingShape">
                    <wps:wsp>
                      <wps:cNvSpPr txBox="1"/>
                      <wps:spPr>
                        <a:xfrm>
                          <a:off x="0" y="0"/>
                          <a:ext cx="2849246" cy="3354071"/>
                        </a:xfrm>
                        <a:prstGeom prst="rect">
                          <a:avLst/>
                        </a:prstGeom>
                        <a:solidFill>
                          <a:srgbClr val="FFFFFF"/>
                        </a:solidFill>
                        <a:ln w="12700" cap="flat">
                          <a:noFill/>
                          <a:miter lim="400000"/>
                        </a:ln>
                        <a:effectLst/>
                      </wps:spPr>
                      <wps:txbx>
                        <w:txbxContent>
                          <w:p w:rsidR="00A81231" w:rsidRDefault="001F11EF">
                            <w:pPr>
                              <w:pStyle w:val="Body"/>
                              <w:jc w:val="center"/>
                            </w:pPr>
                            <w:r>
                              <w:rPr>
                                <w:noProof/>
                                <w:lang w:val="en-NZ"/>
                              </w:rPr>
                              <w:drawing>
                                <wp:inline distT="0" distB="0" distL="0" distR="0">
                                  <wp:extent cx="2315531" cy="309110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pic:cNvPicPr>
                                        </pic:nvPicPr>
                                        <pic:blipFill>
                                          <a:blip r:embed="rId12">
                                            <a:extLst/>
                                          </a:blip>
                                          <a:stretch>
                                            <a:fillRect/>
                                          </a:stretch>
                                        </pic:blipFill>
                                        <pic:spPr>
                                          <a:xfrm>
                                            <a:off x="0" y="0"/>
                                            <a:ext cx="2315531" cy="3091108"/>
                                          </a:xfrm>
                                          <a:prstGeom prst="rect">
                                            <a:avLst/>
                                          </a:prstGeom>
                                        </pic:spPr>
                                      </pic:pic>
                                    </a:graphicData>
                                  </a:graphic>
                                </wp:inline>
                              </w:drawing>
                            </w:r>
                          </w:p>
                          <w:p w:rsidR="00A81231" w:rsidRDefault="001F11EF">
                            <w:pPr>
                              <w:pStyle w:val="FootnoteText"/>
                              <w:jc w:val="center"/>
                            </w:pPr>
                            <w:r>
                              <w:rPr>
                                <w:b/>
                                <w:bCs/>
                              </w:rPr>
                              <w:t>Fig. 5</w:t>
                            </w:r>
                            <w:r>
                              <w:t xml:space="preserve"> Sensor topology with heat map</w:t>
                            </w:r>
                          </w:p>
                        </w:txbxContent>
                      </wps:txbx>
                      <wps:bodyPr wrap="square" lIns="45719" tIns="45719" rIns="45719" bIns="45719" numCol="1" anchor="t">
                        <a:noAutofit/>
                      </wps:bodyPr>
                    </wps:wsp>
                  </a:graphicData>
                </a:graphic>
              </wp:anchor>
            </w:drawing>
          </mc:Choice>
          <mc:Fallback>
            <w:pict>
              <v:shape id="_x0000_s1029" type="#_x0000_t202" alt="Text Box 2" style="position:absolute;left:0;text-align:left;margin-left:0;margin-top:392.6pt;width:224.35pt;height:264.1pt;z-index:251670528;visibility:visible;mso-wrap-style:square;mso-wrap-distance-left:6.3pt;mso-wrap-distance-top:6.3pt;mso-wrap-distance-right:6.3pt;mso-wrap-distance-bottom:6.3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" stroked="f" strokeweight="1pt">
                <v:stroke miterlimit="4"/>
                <v:textbox inset="1.27mm,1.27mm,1.27mm,1.27mm">
                  <w:txbxContent>
                    <w:p w:rsidR="00A81231" w:rsidRDefault="001F11EF">
                      <w:pPr>
                        <w:pStyle w:val="Body"/>
                        <w:jc w:val="center"/>
                      </w:pPr>
                      <w:r>
                        <w:rPr>
                          <w:noProof/>
                          <w:lang w:val="en-NZ"/>
                        </w:rPr>
                        <w:drawing>
                          <wp:inline distT="0" distB="0" distL="0" distR="0">
                            <wp:extent cx="2315531" cy="309110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
                                    <pic:cNvPicPr>
                                      <a:picLocks/>
                                    </pic:cNvPicPr>
                                  </pic:nvPicPr>
                                  <pic:blipFill>
                                    <a:blip r:embed="rId12">
                                      <a:extLst/>
                                    </a:blip>
                                    <a:stretch>
                                      <a:fillRect/>
                                    </a:stretch>
                                  </pic:blipFill>
                                  <pic:spPr>
                                    <a:xfrm>
                                      <a:off x="0" y="0"/>
                                      <a:ext cx="2315531" cy="3091108"/>
                                    </a:xfrm>
                                    <a:prstGeom prst="rect">
                                      <a:avLst/>
                                    </a:prstGeom>
                                  </pic:spPr>
                                </pic:pic>
                              </a:graphicData>
                            </a:graphic>
                          </wp:inline>
                        </w:drawing>
                      </w:r>
                    </w:p>
                    <w:p w:rsidR="00A81231" w:rsidRDefault="001F11EF">
                      <w:pPr>
                        <w:pStyle w:val="FootnoteText"/>
                        <w:jc w:val="center"/>
                      </w:pPr>
                      <w:r>
                        <w:rPr>
                          <w:b/>
                          <w:bCs/>
                        </w:rPr>
                        <w:t>Fig. 5</w:t>
                      </w:r>
                      <w:r>
                        <w:t xml:space="preserve"> Sensor topology with heat map</w:t>
                      </w:r>
                    </w:p>
                  </w:txbxContent>
                </v:textbox>
                <w10:wrap type="square" anchory="page"/>
              </v:shape>
            </w:pict>
          </mc:Fallback>
        </mc:AlternateContent>
      </w:r>
      <w:r>
        <w:rPr>
          <w:lang w:val="en-US"/>
        </w:rPr>
        <w:t xml:space="preserve">Our sensing mat </w:t>
      </w:r>
      <w:r>
        <w:rPr>
          <w:lang w:val="en-US"/>
        </w:rPr>
        <w:t xml:space="preserve">is designed using an array of </w:t>
      </w:r>
      <w:r>
        <w:rPr>
          <w:lang w:val="en-US"/>
        </w:rPr>
        <w:t>sensors attached to</w:t>
      </w:r>
      <w:r>
        <w:rPr>
          <w:lang w:val="en-US"/>
        </w:rPr>
        <w:t xml:space="preserve"> a thin plastic film under the sheet, making it easy to deploy on the mattress and unobtrusive to users. As shown in Fig. 5, a total of </w:t>
      </w:r>
      <w:r>
        <w:rPr>
          <w:i/>
          <w:iCs/>
        </w:rPr>
        <w:t>171</w:t>
      </w:r>
      <w:r>
        <w:rPr>
          <w:lang w:val="en-US"/>
        </w:rPr>
        <w:t xml:space="preserve"> sensors are placed in a </w:t>
      </w:r>
      <w:r>
        <w:rPr>
          <w:i/>
          <w:iCs/>
        </w:rPr>
        <w:t>19x9</w:t>
      </w:r>
      <w:r>
        <w:rPr>
          <w:lang w:val="en-US"/>
        </w:rPr>
        <w:t xml:space="preserve"> grid structure. The sensors are organized in rows and columns, formi</w:t>
      </w:r>
      <w:r>
        <w:rPr>
          <w:lang w:val="en-US"/>
        </w:rPr>
        <w:t xml:space="preserve">ng an I-by-J rectangular matrix </w:t>
      </w:r>
      <m:oMath>
        <m:r>
          <w:rPr>
            <w:rFonts w:ascii="Cambria Math" w:hAnsi="Cambria Math"/>
            <w:sz w:val="24"/>
            <w:szCs w:val="24"/>
          </w:rPr>
          <m:t>P</m:t>
        </m:r>
        <m:r>
          <w:rPr>
            <w:rFonts w:ascii="Cambria Math" w:hAnsi="Cambria Math"/>
            <w:sz w:val="24"/>
            <w:szCs w:val="24"/>
          </w:rPr>
          <m:t>={</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m:t>
            </m:r>
            <m:r>
              <w:rPr>
                <w:rFonts w:ascii="Cambria Math" w:hAnsi="Cambria Math"/>
                <w:sz w:val="24"/>
                <w:szCs w:val="24"/>
              </w:rPr>
              <m:t>,</m:t>
            </m:r>
            <m:r>
              <w:rPr>
                <w:rFonts w:ascii="Cambria Math" w:hAnsi="Cambria Math"/>
                <w:sz w:val="24"/>
                <w:szCs w:val="24"/>
              </w:rPr>
              <m:t>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m:t>
            </m:r>
            <m:r>
              <w:rPr>
                <w:rFonts w:ascii="Cambria Math" w:hAnsi="Cambria Math"/>
                <w:sz w:val="21"/>
                <w:szCs w:val="21"/>
              </w:rPr>
              <m:t>,</m:t>
            </m:r>
            <m:r>
              <w:rPr>
                <w:rFonts w:ascii="Cambria Math" w:hAnsi="Cambria Math"/>
                <w:sz w:val="21"/>
                <w:szCs w:val="21"/>
              </w:rPr>
              <m:t>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m:t>
            </m:r>
            <m:r>
              <w:rPr>
                <w:rFonts w:ascii="Cambria Math" w:hAnsi="Cambria Math"/>
                <w:sz w:val="23"/>
                <w:szCs w:val="23"/>
              </w:rPr>
              <m: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m:t>
            </m:r>
            <m:r>
              <w:rPr>
                <w:rFonts w:ascii="Cambria Math" w:hAnsi="Cambria Math"/>
                <w:sz w:val="25"/>
                <w:szCs w:val="25"/>
              </w:rPr>
              <m:t>h</m:t>
            </m:r>
          </m:sub>
        </m:sSub>
      </m:oMath>
      <w:r>
        <w:rPr>
          <w:lang w:val="en-US"/>
        </w:rPr>
        <w:t>column of the matrix</w:t>
      </w:r>
      <w:proofErr w:type="gramStart"/>
      <w:r>
        <w:rPr>
          <w:lang w:val="en-US"/>
        </w:rPr>
        <w:t xml:space="preserve">, </w:t>
      </w:r>
      <w:proofErr w:type="gramEnd"/>
      <m:oMath>
        <m:r>
          <w:rPr>
            <w:rFonts w:ascii="Cambria Math" w:hAnsi="Cambria Math"/>
            <w:sz w:val="24"/>
            <w:szCs w:val="24"/>
          </w:rPr>
          <m:t>1≤i≤I,1≤j≤J</m:t>
        </m:r>
      </m:oMath>
      <w:r>
        <w:rPr>
          <w:lang w:val="en-US"/>
        </w:rPr>
        <w:t xml:space="preserve">. The total number of sensors </w:t>
      </w:r>
      <w:proofErr w:type="gramStart"/>
      <w:r>
        <w:rPr>
          <w:lang w:val="en-US"/>
        </w:rPr>
        <w:t xml:space="preserve">is </w:t>
      </w:r>
      <w:proofErr w:type="gramEnd"/>
      <m:oMath>
        <m:r>
          <w:rPr>
            <w:rFonts w:ascii="Cambria Math" w:hAnsi="Cambria Math"/>
            <w:sz w:val="23"/>
            <w:szCs w:val="23"/>
          </w:rPr>
          <m:t>I</m:t>
        </m:r>
        <m:r>
          <w:rPr>
            <w:rFonts w:ascii="Cambria Math" w:hAnsi="Cambria Math"/>
            <w:sz w:val="23"/>
            <w:szCs w:val="23"/>
          </w:rPr>
          <m:t>×</m:t>
        </m:r>
        <m:r>
          <w:rPr>
            <w:rFonts w:ascii="Cambria Math" w:hAnsi="Cambria Math"/>
            <w:sz w:val="23"/>
            <w:szCs w:val="23"/>
          </w:rPr>
          <m:t>J</m:t>
        </m:r>
      </m:oMath>
      <w:r>
        <w:rPr>
          <w:lang w:val="en-US"/>
        </w:rPr>
        <w:t>.  The dimensions of the mat are the same as that of a single mattress i</w:t>
      </w:r>
      <w:r>
        <w:rPr>
          <w:lang w:val="en-US"/>
        </w:rPr>
        <w:t xml:space="preserve">.e., </w:t>
      </w:r>
      <w:r>
        <w:rPr>
          <w:i/>
          <w:iCs/>
        </w:rPr>
        <w:t>100 cm by 200 cm</w:t>
      </w:r>
      <w:r>
        <w:rPr>
          <w:lang w:val="en-US"/>
        </w:rPr>
        <w:t xml:space="preserve">. The end-to-end clearance between two sensors is around </w:t>
      </w:r>
      <w:r>
        <w:rPr>
          <w:i/>
          <w:iCs/>
        </w:rPr>
        <w:t>8 cm</w:t>
      </w:r>
      <w:r>
        <w:t xml:space="preserve">. </w:t>
      </w:r>
      <w:r>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w:t>
      </w:r>
      <w:r>
        <w:rPr>
          <w:lang w:val="en-US"/>
        </w:rPr>
        <w:t xml:space="preserve"> fit all the different types of major application without impose any restrictions on the user for the usability of the map. </w:t>
      </w:r>
    </w:p>
    <w:p w:rsidR="00A81231" w:rsidRDefault="00A81231">
      <w:pPr>
        <w:pStyle w:val="Body"/>
        <w:ind w:left="28" w:firstLine="681"/>
      </w:pPr>
    </w:p>
    <w:p w:rsidR="00A81231" w:rsidRDefault="001F11EF">
      <w:pPr>
        <w:pStyle w:val="Body"/>
        <w:ind w:left="28" w:firstLine="692"/>
      </w:pPr>
      <w:r>
        <w:rPr>
          <w:noProof/>
          <w:lang w:val="en-NZ"/>
        </w:rPr>
        <mc:AlternateContent>
          <mc:Choice Requires="wps">
            <w:drawing>
              <wp:anchor distT="80010" distB="80010" distL="80010" distR="80010" simplePos="0" relativeHeight="251660288" behindDoc="0" locked="0" layoutInCell="1" allowOverlap="1">
                <wp:simplePos x="0" y="0"/>
                <wp:positionH relativeFrom="page">
                  <wp:posOffset>3966210</wp:posOffset>
                </wp:positionH>
                <wp:positionV relativeFrom="line">
                  <wp:posOffset>2560955</wp:posOffset>
                </wp:positionV>
                <wp:extent cx="2900045" cy="2103120"/>
                <wp:effectExtent l="0" t="0" r="0" b="0"/>
                <wp:wrapSquare wrapText="bothSides" distT="80010" distB="80010" distL="80010" distR="80010"/>
                <wp:docPr id="1073741834" name="officeArt object" descr="Text Box 2"/>
                <wp:cNvGraphicFramePr/>
                <a:graphic xmlns:a="http://schemas.openxmlformats.org/drawingml/2006/main">
                  <a:graphicData uri="http://schemas.microsoft.com/office/word/2010/wordprocessingShape">
                    <wps:wsp>
                      <wps:cNvSpPr txBox="1"/>
                      <wps:spPr>
                        <a:xfrm>
                          <a:off x="0" y="0"/>
                          <a:ext cx="2900045" cy="210312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A81231" w:rsidRDefault="001F11EF">
                            <w:pPr>
                              <w:pStyle w:val="Body"/>
                            </w:pPr>
                            <w:r>
                              <w:rPr>
                                <w:noProof/>
                                <w:lang w:val="en-NZ"/>
                              </w:rPr>
                              <w:drawing>
                                <wp:inline distT="0" distB="0" distL="0" distR="0">
                                  <wp:extent cx="2708275" cy="171435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3">
                                            <a:extLst/>
                                          </a:blip>
                                          <a:stretch>
                                            <a:fillRect/>
                                          </a:stretch>
                                        </pic:blipFill>
                                        <pic:spPr>
                                          <a:xfrm>
                                            <a:off x="0" y="0"/>
                                            <a:ext cx="2708275" cy="1714352"/>
                                          </a:xfrm>
                                          <a:prstGeom prst="rect">
                                            <a:avLst/>
                                          </a:prstGeom>
                                        </pic:spPr>
                                      </pic:pic>
                                    </a:graphicData>
                                  </a:graphic>
                                </wp:inline>
                              </w:drawing>
                            </w:r>
                          </w:p>
                          <w:p w:rsidR="00A81231" w:rsidRDefault="001F11EF">
                            <w:pPr>
                              <w:pStyle w:val="Caption"/>
                              <w:ind w:left="0"/>
                              <w:jc w:val="left"/>
                            </w:pPr>
                            <w:r>
                              <w:rPr>
                                <w:b/>
                                <w:bCs/>
                                <w:i w:val="0"/>
                                <w:iCs w:val="0"/>
                                <w:sz w:val="20"/>
                                <w:szCs w:val="20"/>
                              </w:rPr>
                              <w:t>Fig. 7</w:t>
                            </w:r>
                            <w:r>
                              <w:rPr>
                                <w:i w:val="0"/>
                                <w:iCs w:val="0"/>
                                <w:sz w:val="20"/>
                                <w:szCs w:val="20"/>
                              </w:rPr>
                              <w:t xml:space="preserve"> Connection diagram</w:t>
                            </w:r>
                          </w:p>
                        </w:txbxContent>
                      </wps:txbx>
                      <wps:bodyPr wrap="square" lIns="45719" tIns="45719" rIns="45719" bIns="45719" numCol="1" anchor="t">
                        <a:noAutofit/>
                      </wps:bodyPr>
                    </wps:wsp>
                  </a:graphicData>
                </a:graphic>
              </wp:anchor>
            </w:drawing>
          </mc:Choice>
          <mc:Fallback>
            <w:pict>
              <v:shape id="_x0000_s1030" type="#_x0000_t202" alt="Text Box 2" style="position:absolute;left:0;text-align:left;margin-left:312.3pt;margin-top:201.65pt;width:228.35pt;height:165.6pt;z-index:251660288;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" stroked="f" strokeweight="1pt">
                <v:stroke miterlimit="4"/>
                <v:textbox inset="1.27mm,1.27mm,1.27mm,1.27mm">
                  <w:txbxContent>
                    <w:p w:rsidR="00A81231" w:rsidRDefault="001F11EF">
                      <w:pPr>
                        <w:pStyle w:val="Body"/>
                      </w:pPr>
                      <w:r>
                        <w:rPr>
                          <w:noProof/>
                          <w:lang w:val="en-NZ"/>
                        </w:rPr>
                        <w:drawing>
                          <wp:inline distT="0" distB="0" distL="0" distR="0">
                            <wp:extent cx="2708275" cy="171435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pic:cNvPicPr>
                                  </pic:nvPicPr>
                                  <pic:blipFill>
                                    <a:blip r:embed="rId13">
                                      <a:extLst/>
                                    </a:blip>
                                    <a:stretch>
                                      <a:fillRect/>
                                    </a:stretch>
                                  </pic:blipFill>
                                  <pic:spPr>
                                    <a:xfrm>
                                      <a:off x="0" y="0"/>
                                      <a:ext cx="2708275" cy="1714352"/>
                                    </a:xfrm>
                                    <a:prstGeom prst="rect">
                                      <a:avLst/>
                                    </a:prstGeom>
                                  </pic:spPr>
                                </pic:pic>
                              </a:graphicData>
                            </a:graphic>
                          </wp:inline>
                        </w:drawing>
                      </w:r>
                    </w:p>
                    <w:p w:rsidR="00A81231" w:rsidRDefault="001F11EF">
                      <w:pPr>
                        <w:pStyle w:val="Caption"/>
                        <w:ind w:left="0"/>
                        <w:jc w:val="left"/>
                      </w:pPr>
                      <w:r>
                        <w:rPr>
                          <w:b/>
                          <w:bCs/>
                          <w:i w:val="0"/>
                          <w:iCs w:val="0"/>
                          <w:sz w:val="20"/>
                          <w:szCs w:val="20"/>
                        </w:rPr>
                        <w:t>Fig. 7</w:t>
                      </w:r>
                      <w:r>
                        <w:rPr>
                          <w:i w:val="0"/>
                          <w:iCs w:val="0"/>
                          <w:sz w:val="20"/>
                          <w:szCs w:val="20"/>
                        </w:rPr>
                        <w:t xml:space="preserve"> Connection diagram</w:t>
                      </w:r>
                    </w:p>
                  </w:txbxContent>
                </v:textbox>
                <w10:wrap type="square" anchorx="page" anchory="line"/>
              </v:shape>
            </w:pict>
          </mc:Fallback>
        </mc:AlternateContent>
      </w:r>
      <w:r>
        <w:rPr>
          <w:noProof/>
          <w:sz w:val="16"/>
          <w:szCs w:val="16"/>
          <w:lang w:val="en-NZ"/>
        </w:rPr>
        <mc:AlternateContent>
          <mc:Choice Requires="wps">
            <w:drawing>
              <wp:anchor distT="80010" distB="80010" distL="80010" distR="80010" simplePos="0" relativeHeight="251668480" behindDoc="0" locked="0" layoutInCell="1" allowOverlap="1">
                <wp:simplePos x="0" y="0"/>
                <wp:positionH relativeFrom="page">
                  <wp:posOffset>719455</wp:posOffset>
                </wp:positionH>
                <wp:positionV relativeFrom="page">
                  <wp:posOffset>3632200</wp:posOffset>
                </wp:positionV>
                <wp:extent cx="2790825" cy="2135505"/>
                <wp:effectExtent l="0" t="0" r="0" b="0"/>
                <wp:wrapSquare wrapText="bothSides" distT="80010" distB="80010" distL="80010" distR="80010"/>
                <wp:docPr id="1073741836" name="officeArt object" descr="Text Box 2"/>
                <wp:cNvGraphicFramePr/>
                <a:graphic xmlns:a="http://schemas.openxmlformats.org/drawingml/2006/main">
                  <a:graphicData uri="http://schemas.microsoft.com/office/word/2010/wordprocessingShape">
                    <wps:wsp>
                      <wps:cNvSpPr txBox="1"/>
                      <wps:spPr>
                        <a:xfrm>
                          <a:off x="0" y="0"/>
                          <a:ext cx="2790825" cy="2135505"/>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665092" cy="186292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a:picLocks/>
                                          </pic:cNvPicPr>
                                        </pic:nvPicPr>
                                        <pic:blipFill>
                                          <a:blip r:embed="rId14">
                                            <a:extLst/>
                                          </a:blip>
                                          <a:stretch>
                                            <a:fillRect/>
                                          </a:stretch>
                                        </pic:blipFill>
                                        <pic:spPr>
                                          <a:xfrm>
                                            <a:off x="0" y="0"/>
                                            <a:ext cx="2665092" cy="1862920"/>
                                          </a:xfrm>
                                          <a:prstGeom prst="rect">
                                            <a:avLst/>
                                          </a:prstGeom>
                                        </pic:spPr>
                                      </pic:pic>
                                    </a:graphicData>
                                  </a:graphic>
                                </wp:inline>
                              </w:drawing>
                            </w:r>
                          </w:p>
                          <w:p w:rsidR="00A81231" w:rsidRDefault="001F11EF">
                            <w:pPr>
                              <w:pStyle w:val="Body"/>
                            </w:pPr>
                            <w:r>
                              <w:rPr>
                                <w:b/>
                                <w:bCs/>
                              </w:rPr>
                              <w:t xml:space="preserve">Fig. 6 </w:t>
                            </w:r>
                            <w:r>
                              <w:rPr>
                                <w:lang w:val="fr-FR"/>
                              </w:rPr>
                              <w:t>Mat construction</w:t>
                            </w:r>
                          </w:p>
                        </w:txbxContent>
                      </wps:txbx>
                      <wps:bodyPr wrap="square" lIns="45719" tIns="45719" rIns="45719" bIns="45719" numCol="1" anchor="t">
                        <a:noAutofit/>
                      </wps:bodyPr>
                    </wps:wsp>
                  </a:graphicData>
                </a:graphic>
              </wp:anchor>
            </w:drawing>
          </mc:Choice>
          <mc:Fallback>
            <w:pict>
              <v:shape id="_x0000_s1031" type="#_x0000_t202" alt="Text Box 2" style="position:absolute;left:0;text-align:left;margin-left:56.65pt;margin-top:286pt;width:219.75pt;height:168.15pt;z-index:251668480;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" stroked="f" strokeweight="1pt">
                <v:stroke miterlimit="4"/>
                <v:textbox inset="1.27mm,1.27mm,1.27mm,1.27mm">
                  <w:txbxContent>
                    <w:p w:rsidR="00A81231" w:rsidRDefault="001F11EF">
                      <w:pPr>
                        <w:pStyle w:val="Body"/>
                      </w:pPr>
                      <w:r>
                        <w:rPr>
                          <w:noProof/>
                          <w:lang w:val="en-NZ"/>
                        </w:rPr>
                        <w:drawing>
                          <wp:inline distT="0" distB="0" distL="0" distR="0">
                            <wp:extent cx="2665092" cy="186292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
                                    <pic:cNvPicPr>
                                      <a:picLocks/>
                                    </pic:cNvPicPr>
                                  </pic:nvPicPr>
                                  <pic:blipFill>
                                    <a:blip r:embed="rId14">
                                      <a:extLst/>
                                    </a:blip>
                                    <a:stretch>
                                      <a:fillRect/>
                                    </a:stretch>
                                  </pic:blipFill>
                                  <pic:spPr>
                                    <a:xfrm>
                                      <a:off x="0" y="0"/>
                                      <a:ext cx="2665092" cy="1862920"/>
                                    </a:xfrm>
                                    <a:prstGeom prst="rect">
                                      <a:avLst/>
                                    </a:prstGeom>
                                  </pic:spPr>
                                </pic:pic>
                              </a:graphicData>
                            </a:graphic>
                          </wp:inline>
                        </w:drawing>
                      </w:r>
                    </w:p>
                    <w:p w:rsidR="00A81231" w:rsidRDefault="001F11EF">
                      <w:pPr>
                        <w:pStyle w:val="Body"/>
                      </w:pPr>
                      <w:r>
                        <w:rPr>
                          <w:b/>
                          <w:bCs/>
                        </w:rPr>
                        <w:t xml:space="preserve">Fig. 6 </w:t>
                      </w:r>
                      <w:r>
                        <w:rPr>
                          <w:lang w:val="fr-FR"/>
                        </w:rPr>
                        <w:t>Mat construction</w:t>
                      </w:r>
                    </w:p>
                  </w:txbxContent>
                </v:textbox>
                <w10:wrap type="square" anchorx="page" anchory="page"/>
              </v:shape>
            </w:pict>
          </mc:Fallback>
        </mc:AlternateContent>
      </w:r>
      <w:r>
        <w:rPr>
          <w:lang w:val="en-US"/>
        </w:rPr>
        <w:t xml:space="preserve">In Fig. 6, two different plastic layers can be seen, copper tapes </w:t>
      </w:r>
      <w:r>
        <w:rPr>
          <w:lang w:val="en-US"/>
        </w:rPr>
        <w:t>applied on the bottom black plastic layer (B) of the mat run perpendicular to the copper tapes applied on the top transparent plastic layer (A). The Velostat sensor cutouts were placed on the copper tapes on the bottom plastic sheet that can be seen in Fig</w:t>
      </w:r>
      <w:r>
        <w:rPr>
          <w:lang w:val="en-US"/>
        </w:rPr>
        <w:t>. 6 (B) as black dots along the entire stretch of each copper strip.</w:t>
      </w:r>
    </w:p>
    <w:p w:rsidR="00A81231" w:rsidRDefault="001F11EF">
      <w:pPr>
        <w:pStyle w:val="Heading2"/>
        <w:numPr>
          <w:ilvl w:val="1"/>
          <w:numId w:val="2"/>
        </w:numPr>
      </w:pPr>
      <w:r>
        <w:t>Data Acquisition</w:t>
      </w:r>
    </w:p>
    <w:p w:rsidR="00A81231" w:rsidRDefault="001F11EF">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sz w:val="27"/>
            <w:szCs w:val="27"/>
          </w:rPr>
          <m:t>i</m:t>
        </m:r>
        <m:r>
          <w:rPr>
            <w:rFonts w:ascii="Cambria Math" w:hAnsi="Cambria Math"/>
            <w:sz w:val="27"/>
            <w:szCs w:val="27"/>
          </w:rPr>
          <m:t>=1,</m:t>
        </m:r>
      </m:oMath>
      <w:r>
        <w:rPr>
          <w:lang w:val="en-US"/>
        </w:rPr>
        <w:t xml:space="preserve"> the analog</w:t>
      </w:r>
      <w:del w:id="72" w:author="issam maaz" w:date="2020-08-03T18:18:00Z">
        <w:r>
          <w:rPr>
            <w:lang w:val="fr-FR"/>
          </w:rPr>
          <w:delText>ue</w:delText>
        </w:r>
      </w:del>
      <w:r>
        <w:rPr>
          <w:lang w:val="en-US"/>
        </w:rPr>
        <w:t xml:space="preserve"> values outputted by all the columns</w:t>
      </w:r>
      <m:oMath>
        <m:r>
          <w:rPr>
            <w:rFonts w:ascii="Cambria Math" w:hAnsi="Cambria Math"/>
            <w:sz w:val="21"/>
            <w:szCs w:val="21"/>
          </w:rPr>
          <m:t>,1≤</m:t>
        </m:r>
        <m:r>
          <w:rPr>
            <w:rFonts w:ascii="Cambria Math" w:hAnsi="Cambria Math"/>
            <w:sz w:val="21"/>
            <w:szCs w:val="21"/>
          </w:rPr>
          <m:t>j</m:t>
        </m:r>
        <m:r>
          <w:rPr>
            <w:rFonts w:ascii="Cambria Math" w:hAnsi="Cambria Math"/>
            <w:sz w:val="21"/>
            <w:szCs w:val="21"/>
          </w:rPr>
          <m:t>≤</m:t>
        </m:r>
        <m:r>
          <w:rPr>
            <w:rFonts w:ascii="Cambria Math" w:hAnsi="Cambria Math"/>
            <w:sz w:val="21"/>
            <w:szCs w:val="21"/>
          </w:rPr>
          <m:t>J</m:t>
        </m:r>
        <m:r>
          <w:rPr>
            <w:rFonts w:ascii="Cambria Math" w:hAnsi="Cambria Math"/>
            <w:sz w:val="21"/>
            <w:szCs w:val="21"/>
          </w:rPr>
          <m:t>,</m:t>
        </m:r>
      </m:oMath>
      <w:r>
        <w:rPr>
          <w:lang w:val="en-US"/>
        </w:rPr>
        <w:t xml:space="preserve"> fed to analog to digital converter (A</w:t>
      </w:r>
      <w:r>
        <w:rPr>
          <w:lang w:val="en-US"/>
        </w:rPr>
        <w:t>DC) are captured by the controller. The same procedure is repeated for all the rows</w:t>
      </w:r>
      <m:oMath>
        <m:r>
          <w:rPr>
            <w:rFonts w:ascii="Cambria Math" w:hAnsi="Cambria Math"/>
            <w:sz w:val="21"/>
            <w:szCs w:val="21"/>
          </w:rPr>
          <m:t>,1≤i≤I</m:t>
        </m:r>
      </m:oMath>
      <w:r>
        <w:rPr>
          <w:lang w:val="en-US"/>
        </w:rPr>
        <w:t>, and pressure values of all nodes are captured. This is used to construct the snapshot of the pressure profile of the person at a given instance. This sets a requirem</w:t>
      </w:r>
      <w:r>
        <w:rPr>
          <w:lang w:val="en-US"/>
        </w:rPr>
        <w:t xml:space="preserve">ent of </w:t>
      </w:r>
      <w:r>
        <w:rPr>
          <w:i/>
          <w:iCs/>
        </w:rPr>
        <w:t>19</w:t>
      </w:r>
      <w:r>
        <w:rPr>
          <w:lang w:val="en-US"/>
        </w:rPr>
        <w:t xml:space="preserve"> digital outputs and </w:t>
      </w:r>
      <w:r>
        <w:rPr>
          <w:i/>
          <w:iCs/>
        </w:rPr>
        <w:t>9</w:t>
      </w:r>
      <w:r>
        <w:rPr>
          <w:lang w:val="it-IT"/>
        </w:rPr>
        <w:t xml:space="preserve"> analog</w:t>
      </w:r>
      <w:del w:id="73" w:author="issam maaz" w:date="2020-08-03T18:18:00Z">
        <w:r>
          <w:rPr>
            <w:lang w:val="fr-FR"/>
          </w:rPr>
          <w:delText>ue</w:delText>
        </w:r>
      </w:del>
      <w:r>
        <w:rPr>
          <w:lang w:val="en-US"/>
        </w:rPr>
        <w:t xml:space="preserve"> input channels and low-end microcontrollers available in the market are not capable of meeting this requirement and others with higher IO</w:t>
      </w:r>
      <w:ins w:id="74" w:author="issam maaz" w:date="2020-08-03T18:21:00Z">
        <w:r>
          <w:rPr>
            <w:lang w:val="fr-FR"/>
          </w:rPr>
          <w:t>??</w:t>
        </w:r>
      </w:ins>
      <w:r>
        <w:rPr>
          <w:lang w:val="en-US"/>
        </w:rPr>
        <w:t xml:space="preserve"> </w:t>
      </w:r>
      <w:proofErr w:type="gramStart"/>
      <w:r>
        <w:rPr>
          <w:lang w:val="en-US"/>
        </w:rPr>
        <w:t>count</w:t>
      </w:r>
      <w:proofErr w:type="gramEnd"/>
      <w:r>
        <w:rPr>
          <w:lang w:val="en-US"/>
        </w:rPr>
        <w:t xml:space="preserve"> are expensive. </w:t>
      </w:r>
    </w:p>
    <w:p w:rsidR="00A81231" w:rsidRDefault="00A81231">
      <w:pPr>
        <w:pStyle w:val="Body"/>
        <w:ind w:firstLine="709"/>
      </w:pPr>
    </w:p>
    <w:p w:rsidR="00A81231" w:rsidRDefault="00A81231">
      <w:pPr>
        <w:pStyle w:val="Body"/>
        <w:ind w:firstLine="709"/>
      </w:pP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r>
            <w:r>
              <w:rPr>
                <w:i/>
                <w:iCs/>
                <w:lang w:val="en-US"/>
              </w:rP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row i</w:t>
            </w:r>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array[i][j] = ADC</w:t>
            </w:r>
            <w:r>
              <w:rPr>
                <w:i/>
                <w:iCs/>
                <w:shd w:val="clear" w:color="auto" w:fill="FFFFFF"/>
                <w:vertAlign w:val="subscript"/>
                <w:lang w:val="en-US"/>
              </w:rPr>
              <w:t>j</w:t>
            </w:r>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lastRenderedPageBreak/>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Default="00A81231">
      <w:pPr>
        <w:pStyle w:val="Body"/>
        <w:ind w:firstLine="709"/>
      </w:pPr>
    </w:p>
    <w:p w:rsidR="00A81231" w:rsidRDefault="00A81231">
      <w:pPr>
        <w:pStyle w:val="Body"/>
        <w:ind w:firstLine="709"/>
      </w:pPr>
    </w:p>
    <w:p w:rsidR="00A81231" w:rsidRDefault="001F11EF">
      <w:pPr>
        <w:pStyle w:val="Body"/>
        <w:ind w:firstLine="709"/>
      </w:pPr>
      <w:r>
        <w:rPr>
          <w:lang w:val="en-US"/>
        </w:rPr>
        <w:t>We considered the option of using a multiplexer chip thus reducing the number of IOs required but multiplexers with 16 or more outputs per IC are expensive. The more economically feasible option is to use three eight-output multiplexers. This would require</w:t>
      </w:r>
      <w:r>
        <w:rPr>
          <w:lang w:val="en-US"/>
        </w:rPr>
        <w:t xml:space="preserve"> at least nine control pins from a microcontroller, which were too many. We opted to deploy a shift registers in a daisy-chain configuration, which essentially creates a single large shift register while using the same common control signals for each chip.</w:t>
      </w:r>
      <w:r>
        <w:rPr>
          <w:lang w:val="en-US"/>
        </w:rPr>
        <w:t xml:space="preserve"> This requires only five control signal lines for any number of shift registers in a daisy-chain configuration. Least significant bit asserted will shift and activate the column row in sequential fashion. Eventually, each of the nine columns was connected </w:t>
      </w:r>
      <w:r>
        <w:rPr>
          <w:lang w:val="en-US"/>
        </w:rPr>
        <w:t xml:space="preserve">to voltage divider circuit.  The layout of our connections to and from the sensing mat is shown in Fig. 7. A common eight output shift register, the Texas </w:t>
      </w:r>
      <w:r>
        <w:rPr>
          <w:lang w:val="en-US"/>
        </w:rPr>
        <w:t xml:space="preserve">Instruments SN74HC595N </w:t>
      </w:r>
      <w:ins w:id="75" w:author="issam maaz" w:date="2020-08-03T18:23:00Z">
        <w:r>
          <w:rPr>
            <w:lang w:val="fr-FR"/>
          </w:rPr>
          <w:t xml:space="preserve">is it necessary to mention it </w:t>
        </w:r>
      </w:ins>
      <w:r>
        <w:rPr>
          <w:lang w:val="en-US"/>
        </w:rPr>
        <w:t>was chosen for our application.</w:t>
      </w:r>
    </w:p>
    <w:p w:rsidR="00A81231" w:rsidRDefault="001F11EF">
      <w:pPr>
        <w:pStyle w:val="Body"/>
      </w:pPr>
      <w:r>
        <w:rPr>
          <w:lang w:val="en-US"/>
        </w:rPr>
        <w:t xml:space="preserve">The three shift </w:t>
      </w:r>
      <w:r>
        <w:rPr>
          <w:lang w:val="en-US"/>
        </w:rPr>
        <w:t>registers in Fig. 8A can be seen in the top middle of the breadboard connected to the 19 red cables on the top left. The diodes for all the 19 rows are connected at the outputs of the shift registers. The 9 red cables at the bottom left are connected to th</w:t>
      </w:r>
      <w:r>
        <w:rPr>
          <w:lang w:val="en-US"/>
        </w:rPr>
        <w:t>e 9 ADC input channels. These input channels were then connected to Arduino Leonardo development board using voltage dividers.</w:t>
      </w:r>
      <w:del w:id="76" w:author="issam maaz" w:date="2020-08-03T18:25:00Z">
        <w:r>
          <w:rPr>
            <w:lang w:val="en-US"/>
          </w:rPr>
          <w:delText xml:space="preserve"> Breadboard testing was a significant aspect in the development of design as it allowed us to verify our circuit schematic which w</w:delText>
        </w:r>
        <w:r>
          <w:rPr>
            <w:lang w:val="en-US"/>
          </w:rPr>
          <w:delText>as then finalized for printed circuit board (PCB) production.</w:delText>
        </w:r>
      </w:del>
    </w:p>
    <w:p w:rsidR="00A81231" w:rsidRDefault="001F11EF">
      <w:pPr>
        <w:pStyle w:val="Body"/>
        <w:ind w:firstLine="720"/>
      </w:pPr>
      <w:r>
        <w:rPr>
          <w:noProof/>
          <w:lang w:val="en-NZ"/>
        </w:rPr>
        <mc:AlternateContent>
          <mc:Choice Requires="wps">
            <w:drawing>
              <wp:anchor distT="80010" distB="80010" distL="80010" distR="80010" simplePos="0" relativeHeight="251671552" behindDoc="0" locked="0" layoutInCell="1" allowOverlap="1">
                <wp:simplePos x="0" y="0"/>
                <wp:positionH relativeFrom="page">
                  <wp:posOffset>720090</wp:posOffset>
                </wp:positionH>
                <wp:positionV relativeFrom="page">
                  <wp:posOffset>3015614</wp:posOffset>
                </wp:positionV>
                <wp:extent cx="2860675" cy="1631950"/>
                <wp:effectExtent l="0" t="0" r="0" b="0"/>
                <wp:wrapSquare wrapText="bothSides" distT="80010" distB="80010" distL="80010" distR="80010"/>
                <wp:docPr id="1073741838" name="officeArt object" descr="Text Box 2"/>
                <wp:cNvGraphicFramePr/>
                <a:graphic xmlns:a="http://schemas.openxmlformats.org/drawingml/2006/main">
                  <a:graphicData uri="http://schemas.microsoft.com/office/word/2010/wordprocessingShape">
                    <wps:wsp>
                      <wps:cNvSpPr txBox="1"/>
                      <wps:spPr>
                        <a:xfrm>
                          <a:off x="0" y="0"/>
                          <a:ext cx="2860675" cy="1631950"/>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5">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wps:txbx>
                      <wps:bodyPr wrap="square" lIns="45719" tIns="45719" rIns="45719" bIns="45719" numCol="1" anchor="t">
                        <a:noAutofit/>
                      </wps:bodyPr>
                    </wps:wsp>
                  </a:graphicData>
                </a:graphic>
              </wp:anchor>
            </w:drawing>
          </mc:Choice>
          <mc:Fallback>
            <w:pict>
              <v:shape id="_x0000_s1032" type="#_x0000_t202" alt="Text Box 2" style="position:absolute;left:0;text-align:left;margin-left:56.7pt;margin-top:237.45pt;width:225.25pt;height:128.5pt;z-index:25167155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" stroked="f" strokeweight="1pt">
                <v:stroke miterlimit="4"/>
                <v:textbox inset="1.27mm,1.27mm,1.27mm,1.27mm">
                  <w:txbxContent>
                    <w:p w:rsidR="00A81231" w:rsidRDefault="001F11EF">
                      <w:pPr>
                        <w:pStyle w:val="Body"/>
                      </w:pPr>
                      <w:r>
                        <w:rPr>
                          <w:noProof/>
                          <w:lang w:val="en-NZ"/>
                        </w:rPr>
                        <w:drawing>
                          <wp:inline distT="0" distB="0" distL="0" distR="0">
                            <wp:extent cx="2660650" cy="13652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
                                    <pic:cNvPicPr>
                                      <a:picLocks/>
                                    </pic:cNvPicPr>
                                  </pic:nvPicPr>
                                  <pic:blipFill>
                                    <a:blip r:embed="rId15">
                                      <a:extLst/>
                                    </a:blip>
                                    <a:stretch>
                                      <a:fillRect/>
                                    </a:stretch>
                                  </pic:blipFill>
                                  <pic:spPr>
                                    <a:xfrm>
                                      <a:off x="0" y="0"/>
                                      <a:ext cx="2660650" cy="1365250"/>
                                    </a:xfrm>
                                    <a:prstGeom prst="rect">
                                      <a:avLst/>
                                    </a:prstGeom>
                                  </pic:spPr>
                                </pic:pic>
                              </a:graphicData>
                            </a:graphic>
                          </wp:inline>
                        </w:drawing>
                      </w:r>
                    </w:p>
                    <w:p w:rsidR="00A81231" w:rsidRDefault="001F11EF">
                      <w:pPr>
                        <w:pStyle w:val="Body"/>
                      </w:pPr>
                      <w:r>
                        <w:rPr>
                          <w:lang w:val="en-US"/>
                        </w:rPr>
                        <w:t>Figure 8: Bread-boarding and final PCB</w:t>
                      </w: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A81231">
                      <w:pPr>
                        <w:pStyle w:val="Body"/>
                        <w:jc w:val="left"/>
                        <w:rPr>
                          <w:b/>
                          <w:bCs/>
                        </w:rPr>
                      </w:pPr>
                    </w:p>
                    <w:p w:rsidR="00A81231" w:rsidRDefault="001F11EF">
                      <w:pPr>
                        <w:pStyle w:val="Body"/>
                        <w:jc w:val="left"/>
                      </w:pPr>
                      <w:r>
                        <w:rPr>
                          <w:b/>
                          <w:bCs/>
                        </w:rPr>
                        <w:t>Fig. 8</w:t>
                      </w:r>
                      <w:r>
                        <w:rPr>
                          <w:lang w:val="en-US"/>
                        </w:rPr>
                        <w:t xml:space="preserve"> Bread boarding and PCB</w:t>
                      </w:r>
                    </w:p>
                  </w:txbxContent>
                </v:textbox>
                <w10:wrap type="square" anchorx="page" anchory="page"/>
              </v:shape>
            </w:pict>
          </mc:Fallback>
        </mc:AlternateContent>
      </w:r>
      <w:r>
        <w:rPr>
          <w:noProof/>
          <w:lang w:val="en-NZ"/>
        </w:rPr>
        <mc:AlternateContent>
          <mc:Choice Requires="wps">
            <w:drawing>
              <wp:anchor distT="80010" distB="80010" distL="80010" distR="80010" simplePos="0" relativeHeight="251661312" behindDoc="0" locked="0" layoutInCell="1" allowOverlap="1">
                <wp:simplePos x="0" y="0"/>
                <wp:positionH relativeFrom="page">
                  <wp:posOffset>4051594</wp:posOffset>
                </wp:positionH>
                <wp:positionV relativeFrom="line">
                  <wp:posOffset>1302963</wp:posOffset>
                </wp:positionV>
                <wp:extent cx="2854961" cy="3059266"/>
                <wp:effectExtent l="0" t="0" r="0" b="0"/>
                <wp:wrapSquare wrapText="bothSides" distT="80010" distB="80010" distL="80010" distR="80010"/>
                <wp:docPr id="1073741840" name="officeArt object" descr="Text Box 2"/>
                <wp:cNvGraphicFramePr/>
                <a:graphic xmlns:a="http://schemas.openxmlformats.org/drawingml/2006/main">
                  <a:graphicData uri="http://schemas.microsoft.com/office/word/2010/wordprocessingShape">
                    <wps:wsp>
                      <wps:cNvSpPr txBox="1"/>
                      <wps:spPr>
                        <a:xfrm>
                          <a:off x="0" y="0"/>
                          <a:ext cx="2854961" cy="3059266"/>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16">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wps:txbx>
                      <wps:bodyPr wrap="square" lIns="45719" tIns="45719" rIns="45719" bIns="45719" numCol="1" anchor="t">
                        <a:noAutofit/>
                      </wps:bodyPr>
                    </wps:wsp>
                  </a:graphicData>
                </a:graphic>
              </wp:anchor>
            </w:drawing>
          </mc:Choice>
          <mc:Fallback>
            <w:pict>
              <v:shape id="_x0000_s1033" type="#_x0000_t202" alt="Text Box 2" style="position:absolute;left:0;text-align:left;margin-left:319pt;margin-top:102.6pt;width:224.8pt;height:240.9pt;z-index:251661312;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" stroked="f" strokeweight="1pt">
                <v:stroke miterlimit="4"/>
                <v:textbox inset="1.27mm,1.27mm,1.27mm,1.27mm">
                  <w:txbxContent>
                    <w:p w:rsidR="00A81231" w:rsidRDefault="001F11EF">
                      <w:pPr>
                        <w:pStyle w:val="Body"/>
                      </w:pPr>
                      <w:r>
                        <w:rPr>
                          <w:noProof/>
                          <w:lang w:val="en-NZ"/>
                        </w:rPr>
                        <w:drawing>
                          <wp:inline distT="0" distB="0" distL="0" distR="0">
                            <wp:extent cx="2621876" cy="2800655"/>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
                                    <pic:cNvPicPr>
                                      <a:picLocks/>
                                    </pic:cNvPicPr>
                                  </pic:nvPicPr>
                                  <pic:blipFill>
                                    <a:blip r:embed="rId16">
                                      <a:extLst/>
                                    </a:blip>
                                    <a:stretch>
                                      <a:fillRect/>
                                    </a:stretch>
                                  </pic:blipFill>
                                  <pic:spPr>
                                    <a:xfrm>
                                      <a:off x="0" y="0"/>
                                      <a:ext cx="2621876" cy="2800655"/>
                                    </a:xfrm>
                                    <a:prstGeom prst="rect">
                                      <a:avLst/>
                                    </a:prstGeom>
                                  </pic:spPr>
                                </pic:pic>
                              </a:graphicData>
                            </a:graphic>
                          </wp:inline>
                        </w:drawing>
                      </w:r>
                    </w:p>
                    <w:p w:rsidR="00A81231" w:rsidRDefault="001F11EF">
                      <w:pPr>
                        <w:pStyle w:val="Body"/>
                      </w:pPr>
                      <w:r>
                        <w:rPr>
                          <w:b/>
                          <w:bCs/>
                        </w:rPr>
                        <w:t>Fig. 10</w:t>
                      </w:r>
                      <w:r>
                        <w:rPr>
                          <w:lang w:val="en-US"/>
                        </w:rPr>
                        <w:t xml:space="preserve"> Identifiable sleep postures</w:t>
                      </w:r>
                    </w:p>
                  </w:txbxContent>
                </v:textbox>
                <w10:wrap type="square" anchorx="page" anchory="line"/>
              </v:shape>
            </w:pict>
          </mc:Fallback>
        </mc:AlternateContent>
      </w:r>
      <w:r>
        <w:rPr>
          <w:lang w:val="en-US"/>
        </w:rPr>
        <w:t xml:space="preserve">The final completed </w:t>
      </w:r>
      <w:ins w:id="77" w:author="issam maaz" w:date="2020-08-03T18:25:00Z">
        <w:r>
          <w:rPr>
            <w:lang w:val="en-US"/>
          </w:rPr>
          <w:t xml:space="preserve">printed circuit board </w:t>
        </w:r>
        <w:r>
          <w:rPr>
            <w:lang w:val="fr-FR"/>
          </w:rPr>
          <w:t>(</w:t>
        </w:r>
      </w:ins>
      <w:r>
        <w:rPr>
          <w:lang w:val="fr-FR"/>
        </w:rPr>
        <w:t>PCB</w:t>
      </w:r>
      <w:ins w:id="78" w:author="issam maaz" w:date="2020-08-03T18:25:00Z">
        <w:r>
          <w:rPr>
            <w:lang w:val="fr-FR"/>
          </w:rPr>
          <w:t>)</w:t>
        </w:r>
      </w:ins>
      <w:r>
        <w:rPr>
          <w:lang w:val="en-US"/>
        </w:rPr>
        <w:t xml:space="preserve"> is presented in Fig. 8B has the dimensions of </w:t>
      </w:r>
      <w:r>
        <w:rPr>
          <w:i/>
          <w:iCs/>
        </w:rPr>
        <w:t>7cm x 6.4cm</w:t>
      </w:r>
      <w:r>
        <w:rPr>
          <w:lang w:val="en-US"/>
        </w:rPr>
        <w:t>. The ATmega32u4 can be seen in the center of the PCB with a 5V regulators for a clean 5V supply on the right side as well as a 3.3V regulator for Wi-Fi module. The socket on the very top of the PCB</w:t>
      </w:r>
      <w:r>
        <w:rPr>
          <w:lang w:val="en-US"/>
        </w:rPr>
        <w:t xml:space="preserve"> is for the 5V connection to the 19 rows on the sleep mat, which are activated by the shift registers. Fig. 9 illustrates the completed mat with attached cables visible on the far left and the far top. The two plastic layers have been placed together to fo</w:t>
      </w:r>
      <w:r>
        <w:rPr>
          <w:lang w:val="en-US"/>
        </w:rPr>
        <w:t>rm a grid of sensors. Diodes are used to prevent the current flowing back into shift register outputs that are set to LOW.</w:t>
      </w:r>
      <w:ins w:id="79" w:author="issam maaz" w:date="2020-08-03T18:26:00Z">
        <w:r>
          <w:rPr>
            <w:lang w:val="fr-FR"/>
          </w:rPr>
          <w:t xml:space="preserve"> </w:t>
        </w:r>
      </w:ins>
      <w:del w:id="80" w:author="issam maaz" w:date="2020-08-03T18:26:00Z">
        <w:r>
          <w:rPr>
            <w:lang w:val="en-US"/>
          </w:rPr>
          <w:delText xml:space="preserve"> The voltage scale regarding the ADC value was now from 0V to 4.3V as there was a 0.7V drop.</w:delText>
        </w:r>
      </w:del>
      <w:r>
        <w:t xml:space="preserve"> </w:t>
      </w:r>
    </w:p>
    <w:p w:rsidR="00A81231" w:rsidRDefault="001F11EF">
      <w:pPr>
        <w:pStyle w:val="Body"/>
      </w:pPr>
      <w:r>
        <w:t xml:space="preserve"> </w:t>
      </w:r>
      <w:r>
        <w:tab/>
      </w:r>
      <w:r>
        <w:rPr>
          <w:noProof/>
          <w:lang w:val="en-NZ"/>
        </w:rPr>
        <mc:AlternateContent>
          <mc:Choice Requires="wps">
            <w:drawing>
              <wp:anchor distT="80010" distB="80010" distL="80010" distR="80010" simplePos="0" relativeHeight="251669504" behindDoc="0" locked="0" layoutInCell="1" allowOverlap="1">
                <wp:simplePos x="0" y="0"/>
                <wp:positionH relativeFrom="page">
                  <wp:posOffset>720090</wp:posOffset>
                </wp:positionH>
                <wp:positionV relativeFrom="page">
                  <wp:posOffset>6240145</wp:posOffset>
                </wp:positionV>
                <wp:extent cx="2837815" cy="2569211"/>
                <wp:effectExtent l="0" t="0" r="0" b="0"/>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569211"/>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681685" cy="230624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7">
                                            <a:extLst/>
                                          </a:blip>
                                          <a:stretch>
                                            <a:fillRect/>
                                          </a:stretch>
                                        </pic:blipFill>
                                        <pic:spPr>
                                          <a:xfrm>
                                            <a:off x="0" y="0"/>
                                            <a:ext cx="2681685" cy="2306241"/>
                                          </a:xfrm>
                                          <a:prstGeom prst="rect">
                                            <a:avLst/>
                                          </a:prstGeom>
                                        </pic:spPr>
                                      </pic:pic>
                                    </a:graphicData>
                                  </a:graphic>
                                </wp:inline>
                              </w:drawing>
                            </w:r>
                          </w:p>
                          <w:p w:rsidR="00A81231" w:rsidRDefault="001F11EF">
                            <w:pPr>
                              <w:pStyle w:val="Body"/>
                            </w:pPr>
                            <w:r>
                              <w:rPr>
                                <w:b/>
                                <w:bCs/>
                              </w:rPr>
                              <w:t xml:space="preserve">Fig. 9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anchor>
            </w:drawing>
          </mc:Choice>
          <mc:Fallback>
            <w:pict>
              <v:shape id="_x0000_s1034" type="#_x0000_t202" alt="Text Box 2" style="position:absolute;left:0;text-align:left;margin-left:56.7pt;margin-top:491.35pt;width:223.45pt;height:202.3pt;z-index:251669504;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" stroked="f" strokeweight="1pt">
                <v:stroke miterlimit="4"/>
                <v:textbox inset="1.27mm,1.27mm,1.27mm,1.27mm">
                  <w:txbxContent>
                    <w:p w:rsidR="00A81231" w:rsidRDefault="001F11EF">
                      <w:pPr>
                        <w:pStyle w:val="Body"/>
                      </w:pPr>
                      <w:r>
                        <w:rPr>
                          <w:noProof/>
                          <w:lang w:val="en-NZ"/>
                        </w:rPr>
                        <w:drawing>
                          <wp:inline distT="0" distB="0" distL="0" distR="0">
                            <wp:extent cx="2681685" cy="230624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7">
                                      <a:extLst/>
                                    </a:blip>
                                    <a:stretch>
                                      <a:fillRect/>
                                    </a:stretch>
                                  </pic:blipFill>
                                  <pic:spPr>
                                    <a:xfrm>
                                      <a:off x="0" y="0"/>
                                      <a:ext cx="2681685" cy="2306241"/>
                                    </a:xfrm>
                                    <a:prstGeom prst="rect">
                                      <a:avLst/>
                                    </a:prstGeom>
                                  </pic:spPr>
                                </pic:pic>
                              </a:graphicData>
                            </a:graphic>
                          </wp:inline>
                        </w:drawing>
                      </w:r>
                    </w:p>
                    <w:p w:rsidR="00A81231" w:rsidRDefault="001F11EF">
                      <w:pPr>
                        <w:pStyle w:val="Body"/>
                      </w:pPr>
                      <w:r>
                        <w:rPr>
                          <w:b/>
                          <w:bCs/>
                        </w:rPr>
                        <w:t xml:space="preserve">Fig. 9 </w:t>
                      </w:r>
                      <w:r>
                        <w:rPr>
                          <w:lang w:val="en-US"/>
                        </w:rPr>
                        <w:t>Pressure</w:t>
                      </w:r>
                      <w:r>
                        <w:rPr>
                          <w:b/>
                          <w:bCs/>
                        </w:rPr>
                        <w:t xml:space="preserve"> </w:t>
                      </w:r>
                      <w:r>
                        <w:t xml:space="preserve">Sensor mat prototype </w:t>
                      </w:r>
                      <w:r>
                        <w:rPr>
                          <w:b/>
                          <w:bCs/>
                        </w:rPr>
                        <w:t xml:space="preserve"> </w:t>
                      </w:r>
                    </w:p>
                  </w:txbxContent>
                </v:textbox>
                <w10:wrap type="square" anchorx="page" anchory="page"/>
              </v:shape>
            </w:pict>
          </mc:Fallback>
        </mc:AlternateContent>
      </w:r>
    </w:p>
    <w:p w:rsidR="00A81231" w:rsidRDefault="001F11EF">
      <w:pPr>
        <w:pStyle w:val="Heading2"/>
        <w:numPr>
          <w:ilvl w:val="1"/>
          <w:numId w:val="5"/>
        </w:numPr>
      </w:pPr>
      <w:r>
        <w:rPr>
          <w:lang w:val="en-US"/>
        </w:rPr>
        <w:t>Posture Recognition</w:t>
      </w:r>
    </w:p>
    <w:p w:rsidR="00A81231" w:rsidRDefault="001F11EF">
      <w:pPr>
        <w:pStyle w:val="ListParagraph"/>
        <w:ind w:left="28" w:firstLine="692"/>
      </w:pPr>
      <w:r>
        <w:t xml:space="preserve">We identify six different cases based on positions a user could be in when on the mat. These positions are identified as “Face Up”, “Facedown”, “Right Lateral”, “Left Lateral”, “Unoccupied” and </w:t>
      </w:r>
      <w:r>
        <w:lastRenderedPageBreak/>
        <w:t>“Closer to the Edg</w:t>
      </w:r>
      <w:r>
        <w:t>e” as shown in Fig. 10. The closer to the edge case will alert the caregiver through the Android application</w:t>
      </w:r>
      <w:ins w:id="81" w:author="issam maaz" w:date="2020-08-04T21:34:00Z">
        <w:r>
          <w:rPr>
            <w:lang w:val="fr-FR"/>
          </w:rPr>
          <w:t xml:space="preserve"> (we need to mention the name of the app maybe)</w:t>
        </w:r>
      </w:ins>
      <w:r>
        <w:t xml:space="preserve"> that someone may fall off the bed. </w:t>
      </w:r>
    </w:p>
    <w:p w:rsidR="00A81231" w:rsidRDefault="00A81231">
      <w:pPr>
        <w:pStyle w:val="Body"/>
      </w:pPr>
    </w:p>
    <w:p w:rsidR="00A81231" w:rsidRDefault="001F11EF">
      <w:pPr>
        <w:pStyle w:val="Body"/>
        <w:ind w:firstLine="720"/>
        <w:rPr>
          <w:del w:id="82" w:author="issam maaz" w:date="2020-08-04T22:11:00Z"/>
        </w:rPr>
      </w:pPr>
      <w:r>
        <w:rPr>
          <w:lang w:val="en-US"/>
        </w:rPr>
        <w:t xml:space="preserve">Figure 11 shows the categorical heat map images generated from </w:t>
      </w:r>
      <w:r>
        <w:rPr>
          <w:lang w:val="en-US"/>
        </w:rPr>
        <w:t>the pressure readings. Each colored square represents pressure sensor and it has color which is based on the magnitude of the pressure applied to the FSRs. The brighter colo</w:t>
      </w:r>
      <w:del w:id="83" w:author="issam maaz" w:date="2020-08-03T18:18:00Z">
        <w:r>
          <w:delText>u</w:delText>
        </w:r>
      </w:del>
      <w:r>
        <w:rPr>
          <w:lang w:val="en-US"/>
        </w:rPr>
        <w:t>r (yellow) indicates the highest pressure. The Python script is used for the class</w:t>
      </w:r>
      <w:r>
        <w:rPr>
          <w:lang w:val="en-US"/>
        </w:rPr>
        <w:t>ification of the data stored in the database</w:t>
      </w:r>
      <w:del w:id="84" w:author="issam maaz" w:date="2020-08-03T18:28:00Z">
        <w:r>
          <w:delText xml:space="preserve"> by NodeJS</w:delText>
        </w:r>
      </w:del>
      <w:r>
        <w:t xml:space="preserve">. </w:t>
      </w:r>
      <w:del w:id="85" w:author="issam maaz" w:date="2020-08-03T18:28:00Z">
        <w:r>
          <w:rPr>
            <w:lang w:val="en-US"/>
          </w:rPr>
          <w:delText xml:space="preserve">Libraries used in the Python code are MySQL, </w:delText>
        </w:r>
        <w:r>
          <w:rPr>
            <w:i/>
            <w:iCs/>
            <w:lang w:val="en-US"/>
          </w:rPr>
          <w:delText>TensorFlow</w:delText>
        </w:r>
        <w:r>
          <w:delText xml:space="preserve">, </w:delText>
        </w:r>
        <w:r>
          <w:rPr>
            <w:i/>
            <w:iCs/>
          </w:rPr>
          <w:delText>Matplotlib</w:delText>
        </w:r>
        <w:r>
          <w:rPr>
            <w:lang w:val="en-US"/>
          </w:rPr>
          <w:delText xml:space="preserve"> and </w:delText>
        </w:r>
        <w:r>
          <w:rPr>
            <w:i/>
            <w:iCs/>
          </w:rPr>
          <w:delText>NumPy</w:delText>
        </w:r>
        <w:r>
          <w:delText xml:space="preserve">. </w:delText>
        </w:r>
      </w:del>
      <w:r>
        <w:rPr>
          <w:lang w:val="en-US"/>
        </w:rPr>
        <w:t>MySQL library</w:t>
      </w:r>
      <w:ins w:id="86" w:author="issam maaz" w:date="2020-08-03T18:28:00Z">
        <w:r>
          <w:rPr>
            <w:lang w:val="fr-FR"/>
          </w:rPr>
          <w:t xml:space="preserve"> has been used since it</w:t>
        </w:r>
      </w:ins>
      <w:r>
        <w:rPr>
          <w:lang w:val="en-US"/>
        </w:rPr>
        <w:t xml:space="preserve"> allows us to establish a connection with the database from python and then access th</w:t>
      </w:r>
      <w:r>
        <w:rPr>
          <w:lang w:val="en-US"/>
        </w:rPr>
        <w:t xml:space="preserve">e most recent data. </w:t>
      </w:r>
      <w:del w:id="87" w:author="issam maaz" w:date="2020-08-03T18:29:00Z">
        <w:r>
          <w:rPr>
            <w:lang w:val="en-US"/>
          </w:rPr>
          <w:delText xml:space="preserve">APIs provided by </w:delText>
        </w:r>
        <w:r>
          <w:rPr>
            <w:i/>
            <w:iCs/>
            <w:lang w:val="en-US"/>
          </w:rPr>
          <w:delText>TensorFlow</w:delText>
        </w:r>
        <w:r>
          <w:rPr>
            <w:lang w:val="en-US"/>
          </w:rPr>
          <w:delText xml:space="preserve"> library were used to start the </w:delText>
        </w:r>
        <w:r>
          <w:rPr>
            <w:i/>
            <w:iCs/>
            <w:lang w:val="en-US"/>
          </w:rPr>
          <w:delText>TensorFlow</w:delText>
        </w:r>
        <w:r>
          <w:rPr>
            <w:lang w:val="en-US"/>
          </w:rPr>
          <w:delText xml:space="preserve"> session, which was then used for classification of data.</w:delText>
        </w:r>
      </w:del>
      <w:ins w:id="88" w:author="issam maaz" w:date="2020-08-03T18:30:00Z">
        <w:r>
          <w:rPr>
            <w:lang w:val="fr-FR"/>
          </w:rPr>
          <w:t xml:space="preserve">After that the data has been classified using </w:t>
        </w:r>
        <w:r>
          <w:rPr>
            <w:i/>
            <w:iCs/>
            <w:lang w:val="en-US"/>
          </w:rPr>
          <w:t>TensorFlow</w:t>
        </w:r>
        <w:r>
          <w:rPr>
            <w:i/>
            <w:iCs/>
            <w:lang w:val="fr-FR"/>
          </w:rPr>
          <w:t>. Then</w:t>
        </w:r>
      </w:ins>
      <w:del w:id="89" w:author="issam maaz" w:date="2020-08-03T18:30:00Z">
        <w:r>
          <w:delText xml:space="preserve"> </w:delText>
        </w:r>
        <w:r>
          <w:rPr>
            <w:i/>
            <w:iCs/>
          </w:rPr>
          <w:delText>Matplotlib</w:delText>
        </w:r>
        <w:r>
          <w:rPr>
            <w:lang w:val="en-US"/>
          </w:rPr>
          <w:delText xml:space="preserve"> and </w:delText>
        </w:r>
        <w:r>
          <w:rPr>
            <w:i/>
            <w:iCs/>
          </w:rPr>
          <w:delText>NumPy</w:delText>
        </w:r>
        <w:r>
          <w:rPr>
            <w:lang w:val="en-US"/>
          </w:rPr>
          <w:delText xml:space="preserve"> are used for</w:delText>
        </w:r>
      </w:del>
      <w:r>
        <w:rPr>
          <w:lang w:val="en-US"/>
        </w:rPr>
        <w:t xml:space="preserve"> generating the categorical heat map images using a 2D array</w:t>
      </w:r>
      <w:ins w:id="90" w:author="issam maaz" w:date="2020-08-03T18:30:00Z">
        <w:r>
          <w:rPr>
            <w:lang w:val="fr-FR"/>
          </w:rPr>
          <w:t xml:space="preserve"> is achieved</w:t>
        </w:r>
      </w:ins>
      <w:r>
        <w:rPr>
          <w:lang w:val="en-US"/>
        </w:rPr>
        <w:t xml:space="preserve">. A 2D array data structure is used for storing the values read from the MySQL query in the Python script. </w:t>
      </w:r>
    </w:p>
    <w:p w:rsidR="00A81231" w:rsidRDefault="00A81231">
      <w:pPr>
        <w:pStyle w:val="Body"/>
        <w:ind w:firstLine="720"/>
      </w:pPr>
    </w:p>
    <w:p w:rsidR="00A81231" w:rsidRDefault="001F11EF">
      <w:pPr>
        <w:pStyle w:val="Body"/>
        <w:ind w:firstLine="720"/>
      </w:pPr>
      <w:r>
        <w:rPr>
          <w:lang w:val="en-US"/>
        </w:rPr>
        <w:t xml:space="preserve">The images shown in Fig. 11 were used by the </w:t>
      </w:r>
      <w:r>
        <w:rPr>
          <w:i/>
          <w:iCs/>
          <w:lang w:val="en-US"/>
        </w:rPr>
        <w:t>TensorFlow</w:t>
      </w:r>
      <w:r>
        <w:rPr>
          <w:lang w:val="en-US"/>
        </w:rPr>
        <w:t xml:space="preserve"> session for sleep p</w:t>
      </w:r>
      <w:r>
        <w:rPr>
          <w:lang w:val="en-US"/>
        </w:rPr>
        <w:t>osture prediction. A new piece of data is classified when the python script reads a flag set in a text file that is edited by NodeJS. This was to ensure that python script was not continuously polling the database. A method that allows us to start the Pyth</w:t>
      </w:r>
      <w:r>
        <w:rPr>
          <w:lang w:val="en-US"/>
        </w:rPr>
        <w:t>on script from the NodeJS was also tested</w:t>
      </w:r>
      <w:ins w:id="91" w:author="issam maaz" w:date="2020-08-04T22:37:00Z">
        <w:r>
          <w:rPr>
            <w:lang w:val="fr-FR"/>
          </w:rPr>
          <w:t xml:space="preserve"> (I believe this part should be removed)</w:t>
        </w:r>
      </w:ins>
      <w:r>
        <w:rPr>
          <w:lang w:val="en-US"/>
        </w:rPr>
        <w:t>. However, it was found that it was not the optimal way of classifying data as the Python script will restart every time and was not able to classify data in the given time be</w:t>
      </w:r>
      <w:r>
        <w:rPr>
          <w:lang w:val="en-US"/>
        </w:rPr>
        <w:t xml:space="preserve">cause the restart of the script will also restart the </w:t>
      </w:r>
      <w:r>
        <w:rPr>
          <w:i/>
          <w:iCs/>
          <w:lang w:val="en-US"/>
        </w:rPr>
        <w:t>TensorFlow</w:t>
      </w:r>
      <w:r>
        <w:rPr>
          <w:lang w:val="en-US"/>
        </w:rPr>
        <w:t xml:space="preserve"> session which creates a significant delay to start. Whenever the server updates the table with new data, the Python script begins to classify it. </w:t>
      </w:r>
    </w:p>
    <w:p w:rsidR="00A81231" w:rsidRDefault="00A81231">
      <w:pPr>
        <w:pStyle w:val="Body"/>
        <w:ind w:firstLine="720"/>
      </w:pPr>
    </w:p>
    <w:p w:rsidR="00A81231" w:rsidRDefault="001F11EF">
      <w:pPr>
        <w:pStyle w:val="Body"/>
        <w:ind w:firstLine="388"/>
      </w:pPr>
      <w:r>
        <w:rPr>
          <w:noProof/>
          <w:sz w:val="24"/>
          <w:szCs w:val="24"/>
          <w:lang w:val="en-NZ"/>
        </w:rPr>
        <mc:AlternateContent>
          <mc:Choice Requires="wps">
            <w:drawing>
              <wp:anchor distT="80010" distB="80010" distL="80010" distR="80010" simplePos="0" relativeHeight="251663360" behindDoc="0" locked="0" layoutInCell="1" allowOverlap="1">
                <wp:simplePos x="0" y="0"/>
                <wp:positionH relativeFrom="page">
                  <wp:posOffset>3886834</wp:posOffset>
                </wp:positionH>
                <wp:positionV relativeFrom="line">
                  <wp:posOffset>4849495</wp:posOffset>
                </wp:positionV>
                <wp:extent cx="2954021" cy="1821815"/>
                <wp:effectExtent l="0" t="0" r="0"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954021" cy="1821815"/>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8">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Fig. 13</w:t>
                            </w:r>
                            <w:r>
                              <w:rPr>
                                <w:lang w:val="en-US"/>
                              </w:rPr>
                              <w:t xml:space="preserve"> Mobile application user interface</w:t>
                            </w:r>
                          </w:p>
                        </w:txbxContent>
                      </wps:txbx>
                      <wps:bodyPr wrap="square" lIns="45719" tIns="45719" rIns="45719" bIns="45719" numCol="1" anchor="t">
                        <a:noAutofit/>
                      </wps:bodyPr>
                    </wps:wsp>
                  </a:graphicData>
                </a:graphic>
              </wp:anchor>
            </w:drawing>
          </mc:Choice>
          <mc:Fallback>
            <w:pict>
              <v:shape id="_x0000_s1035" type="#_x0000_t202" alt="Text Box 2" style="position:absolute;left:0;text-align:left;margin-left:306.05pt;margin-top:381.85pt;width:232.6pt;height:143.45pt;z-index:251663360;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" stroked="f" strokeweight="1pt">
                <v:stroke miterlimit="4"/>
                <v:textbox inset="1.27mm,1.27mm,1.27mm,1.27mm">
                  <w:txbxContent>
                    <w:p w:rsidR="00A81231" w:rsidRDefault="001F11EF">
                      <w:pPr>
                        <w:pStyle w:val="Body"/>
                      </w:pPr>
                      <w:r>
                        <w:rPr>
                          <w:noProof/>
                          <w:lang w:val="en-NZ"/>
                        </w:rPr>
                        <w:drawing>
                          <wp:inline distT="0" distB="0" distL="0" distR="0">
                            <wp:extent cx="2858136" cy="141287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
                                    <pic:cNvPicPr>
                                      <a:picLocks/>
                                    </pic:cNvPicPr>
                                  </pic:nvPicPr>
                                  <pic:blipFill>
                                    <a:blip r:embed="rId18">
                                      <a:extLst/>
                                    </a:blip>
                                    <a:stretch>
                                      <a:fillRect/>
                                    </a:stretch>
                                  </pic:blipFill>
                                  <pic:spPr>
                                    <a:xfrm>
                                      <a:off x="0" y="0"/>
                                      <a:ext cx="2858136" cy="1412875"/>
                                    </a:xfrm>
                                    <a:prstGeom prst="rect">
                                      <a:avLst/>
                                    </a:prstGeom>
                                  </pic:spPr>
                                </pic:pic>
                              </a:graphicData>
                            </a:graphic>
                          </wp:inline>
                        </w:drawing>
                      </w:r>
                    </w:p>
                    <w:p w:rsidR="00A81231" w:rsidRDefault="00A81231">
                      <w:pPr>
                        <w:pStyle w:val="Body"/>
                        <w:jc w:val="left"/>
                        <w:rPr>
                          <w:b/>
                          <w:bCs/>
                        </w:rPr>
                      </w:pPr>
                    </w:p>
                    <w:p w:rsidR="00A81231" w:rsidRDefault="001F11EF">
                      <w:pPr>
                        <w:pStyle w:val="Body"/>
                        <w:jc w:val="left"/>
                      </w:pPr>
                      <w:r>
                        <w:rPr>
                          <w:b/>
                          <w:bCs/>
                        </w:rPr>
                        <w:t>Fig. 13</w:t>
                      </w:r>
                      <w:r>
                        <w:rPr>
                          <w:lang w:val="en-US"/>
                        </w:rPr>
                        <w:t xml:space="preserve"> Mobile application user interface</w:t>
                      </w:r>
                    </w:p>
                  </w:txbxContent>
                </v:textbox>
                <w10:wrap type="square" anchorx="page" anchory="line"/>
              </v:shape>
            </w:pict>
          </mc:Fallback>
        </mc:AlternateContent>
      </w:r>
      <w:r>
        <w:rPr>
          <w:noProof/>
          <w:sz w:val="18"/>
          <w:szCs w:val="18"/>
          <w:lang w:val="en-NZ"/>
        </w:rPr>
        <mc:AlternateContent>
          <mc:Choice Requires="wps">
            <w:drawing>
              <wp:anchor distT="80010" distB="80010" distL="80010" distR="80010" simplePos="0" relativeHeight="251666432" behindDoc="0" locked="0" layoutInCell="1" allowOverlap="1">
                <wp:simplePos x="0" y="0"/>
                <wp:positionH relativeFrom="page">
                  <wp:posOffset>720089</wp:posOffset>
                </wp:positionH>
                <wp:positionV relativeFrom="page">
                  <wp:posOffset>7799069</wp:posOffset>
                </wp:positionV>
                <wp:extent cx="2849246" cy="1494156"/>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49246" cy="1494156"/>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A81231" w:rsidRDefault="001F11EF">
                            <w:pPr>
                              <w:pStyle w:val="Body"/>
                              <w:jc w:val="center"/>
                            </w:pPr>
                            <w:r>
                              <w:rPr>
                                <w:noProof/>
                                <w:lang w:val="en-NZ"/>
                              </w:rPr>
                              <w:drawing>
                                <wp:inline distT="0" distB="0" distL="0" distR="0">
                                  <wp:extent cx="2757679" cy="98187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9">
                                            <a:extLst/>
                                          </a:blip>
                                          <a:stretch>
                                            <a:fillRect/>
                                          </a:stretch>
                                        </pic:blipFill>
                                        <pic:spPr>
                                          <a:xfrm>
                                            <a:off x="0" y="0"/>
                                            <a:ext cx="2757679" cy="981877"/>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wps:txbx>
                      <wps:bodyPr wrap="square" lIns="45719" tIns="45719" rIns="45719" bIns="45719" numCol="1" anchor="t">
                        <a:noAutofit/>
                      </wps:bodyPr>
                    </wps:wsp>
                  </a:graphicData>
                </a:graphic>
              </wp:anchor>
            </w:drawing>
          </mc:Choice>
          <mc:Fallback>
            <w:pict>
              <v:shape id="_x0000_s1036" type="#_x0000_t202" alt="Text Box 2" style="position:absolute;left:0;text-align:left;margin-left:56.7pt;margin-top:614.1pt;width:224.35pt;height:117.65pt;z-index:251666432;visibility:visible;mso-wrap-style:square;mso-wrap-distance-left:6.3pt;mso-wrap-distance-top:6.3pt;mso-wrap-distance-right:6.3pt;mso-wrap-distance-bottom:6.3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" stroked="f" strokeweight="1pt">
                <v:stroke miterlimit="4"/>
                <v:textbox inset="1.27mm,1.27mm,1.27mm,1.27mm">
                  <w:txbxContent>
                    <w:p w:rsidR="00A81231" w:rsidRDefault="001F11EF">
                      <w:pPr>
                        <w:pStyle w:val="Body"/>
                        <w:jc w:val="center"/>
                      </w:pPr>
                      <w:r>
                        <w:rPr>
                          <w:noProof/>
                          <w:lang w:val="en-NZ"/>
                        </w:rPr>
                        <w:drawing>
                          <wp:inline distT="0" distB="0" distL="0" distR="0">
                            <wp:extent cx="2757679" cy="981877"/>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9">
                                      <a:extLst/>
                                    </a:blip>
                                    <a:stretch>
                                      <a:fillRect/>
                                    </a:stretch>
                                  </pic:blipFill>
                                  <pic:spPr>
                                    <a:xfrm>
                                      <a:off x="0" y="0"/>
                                      <a:ext cx="2757679" cy="981877"/>
                                    </a:xfrm>
                                    <a:prstGeom prst="rect">
                                      <a:avLst/>
                                    </a:prstGeom>
                                  </pic:spPr>
                                </pic:pic>
                              </a:graphicData>
                            </a:graphic>
                          </wp:inline>
                        </w:drawing>
                      </w:r>
                    </w:p>
                    <w:p w:rsidR="00A81231" w:rsidRDefault="00A81231">
                      <w:pPr>
                        <w:pStyle w:val="Body"/>
                        <w:rPr>
                          <w:b/>
                          <w:bCs/>
                        </w:rPr>
                      </w:pPr>
                    </w:p>
                    <w:p w:rsidR="00A81231" w:rsidRDefault="001F11EF">
                      <w:pPr>
                        <w:pStyle w:val="Body"/>
                      </w:pPr>
                      <w:r>
                        <w:rPr>
                          <w:b/>
                          <w:bCs/>
                        </w:rPr>
                        <w:t>Fig. 12</w:t>
                      </w:r>
                      <w:r>
                        <w:rPr>
                          <w:lang w:val="en-US"/>
                        </w:rPr>
                        <w:t xml:space="preserve"> CNN process in TensorFlow</w:t>
                      </w:r>
                    </w:p>
                  </w:txbxContent>
                </v:textbox>
                <w10:wrap type="square" anchorx="page" anchory="page"/>
              </v:shape>
            </w:pict>
          </mc:Fallback>
        </mc:AlternateContent>
      </w:r>
      <w:r>
        <w:rPr>
          <w:lang w:val="en-US"/>
        </w:rPr>
        <w:t xml:space="preserve">This is an image recognition problem and deep learning, specifically Convolutional Neural Networks (CNN), is an effective tool to solve this problem. We make us of </w:t>
      </w:r>
      <w:r>
        <w:rPr>
          <w:i/>
          <w:iCs/>
          <w:lang w:val="en-US"/>
        </w:rPr>
        <w:t>TensorFlow</w:t>
      </w:r>
      <w:r>
        <w:rPr>
          <w:lang w:val="en-US"/>
        </w:rPr>
        <w:t>, an open source artificial intelligence library which uses data flow graphs to build models. More precisely, it is an image classifier, type of image recognition algorithm that takes an image (or part of an image) as an input and predicts what the image c</w:t>
      </w:r>
      <w:r>
        <w:rPr>
          <w:lang w:val="en-US"/>
        </w:rPr>
        <w:t>ontains. The output is a class label, which is one of the postures here. The dataset comprises 200 images for each of the six possible cases i.e. classes. Each image has three channels and all images have some aspect ratio. From the 200 collected images fo</w:t>
      </w:r>
      <w:r>
        <w:rPr>
          <w:lang w:val="en-US"/>
        </w:rPr>
        <w:t>r each case, we filtered out the images that were either similar with other cases or were difficult to classify. This was due to the resolution of the mat. Instead of creating whole model again, we retrained existing model with our own data. We adapt a pre</w:t>
      </w:r>
      <w:r>
        <w:rPr>
          <w:lang w:val="en-US"/>
        </w:rPr>
        <w:t xml:space="preserve">-trained network for other classification based on </w:t>
      </w:r>
      <w:r>
        <w:rPr>
          <w:i/>
          <w:iCs/>
          <w:lang w:val="en-US"/>
        </w:rPr>
        <w:t>TensorFlow</w:t>
      </w:r>
      <w:r>
        <w:rPr>
          <w:lang w:val="en-US"/>
        </w:rPr>
        <w:t xml:space="preserve"> Hub module that computes image feature vectors. By default, it uses the feature vectors computed by Inception V3 (CNN) trained on ImageNet. The training usually took around 10 to 15 minutes depe</w:t>
      </w:r>
      <w:r>
        <w:rPr>
          <w:lang w:val="en-US"/>
        </w:rPr>
        <w:t xml:space="preserve">nding on the size of the data. Graph file generated from the training session was then transferred to the server and used in a </w:t>
      </w:r>
      <w:r>
        <w:rPr>
          <w:i/>
          <w:iCs/>
          <w:lang w:val="en-US"/>
        </w:rPr>
        <w:t>TensorFlow</w:t>
      </w:r>
      <w:r>
        <w:rPr>
          <w:lang w:val="en-US"/>
        </w:rPr>
        <w:t xml:space="preserve"> session for classifying postures.</w:t>
      </w:r>
    </w:p>
    <w:p w:rsidR="00A81231" w:rsidRDefault="00A81231">
      <w:pPr>
        <w:pStyle w:val="Body"/>
        <w:ind w:firstLine="388"/>
      </w:pPr>
    </w:p>
    <w:p w:rsidR="00A81231" w:rsidRDefault="001F11EF">
      <w:pPr>
        <w:pStyle w:val="Body"/>
        <w:ind w:firstLine="388"/>
      </w:pPr>
      <w:r>
        <w:rPr>
          <w:noProof/>
          <w:lang w:val="en-NZ"/>
        </w:rPr>
        <mc:AlternateContent>
          <mc:Choice Requires="wps">
            <w:drawing>
              <wp:anchor distT="80010" distB="80010" distL="80010" distR="80010" simplePos="0" relativeHeight="251662336" behindDoc="0" locked="0" layoutInCell="1" allowOverlap="1">
                <wp:simplePos x="0" y="0"/>
                <wp:positionH relativeFrom="column">
                  <wp:posOffset>-8557</wp:posOffset>
                </wp:positionH>
                <wp:positionV relativeFrom="line">
                  <wp:posOffset>-5403346</wp:posOffset>
                </wp:positionV>
                <wp:extent cx="2890112" cy="3111690"/>
                <wp:effectExtent l="0" t="0" r="0"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90112" cy="3111690"/>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20">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wps:txbx>
                      <wps:bodyPr wrap="square" lIns="45719" tIns="45719" rIns="45719" bIns="45719" numCol="1" anchor="t">
                        <a:noAutofit/>
                      </wps:bodyPr>
                    </wps:wsp>
                  </a:graphicData>
                </a:graphic>
              </wp:anchor>
            </w:drawing>
          </mc:Choice>
          <mc:Fallback>
            <w:pict>
              <v:shape id="_x0000_s1037" type="#_x0000_t202" alt="Text Box 2" style="position:absolute;left:0;text-align:left;margin-left:-.65pt;margin-top:-425.45pt;width:227.55pt;height:245pt;z-index:251662336;visibility:visible;mso-wrap-style:square;mso-wrap-distance-left:6.3pt;mso-wrap-distance-top:6.3pt;mso-wrap-distance-right:6.3pt;mso-wrap-distance-bottom:6.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" stroked="f" strokeweight="1pt">
                <v:stroke miterlimit="4"/>
                <v:textbox inset="1.27mm,1.27mm,1.27mm,1.27mm">
                  <w:txbxContent>
                    <w:p w:rsidR="00A81231" w:rsidRDefault="001F11EF">
                      <w:pPr>
                        <w:pStyle w:val="Body"/>
                      </w:pPr>
                      <w:r>
                        <w:rPr>
                          <w:noProof/>
                          <w:lang w:val="en-NZ"/>
                        </w:rPr>
                        <w:drawing>
                          <wp:inline distT="0" distB="0" distL="0" distR="0">
                            <wp:extent cx="2798545" cy="2629197"/>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20">
                                      <a:extLst/>
                                    </a:blip>
                                    <a:stretch>
                                      <a:fillRect/>
                                    </a:stretch>
                                  </pic:blipFill>
                                  <pic:spPr>
                                    <a:xfrm>
                                      <a:off x="0" y="0"/>
                                      <a:ext cx="2798545" cy="2629197"/>
                                    </a:xfrm>
                                    <a:prstGeom prst="rect">
                                      <a:avLst/>
                                    </a:prstGeom>
                                  </pic:spPr>
                                </pic:pic>
                              </a:graphicData>
                            </a:graphic>
                          </wp:inline>
                        </w:drawing>
                      </w:r>
                    </w:p>
                    <w:p w:rsidR="00A81231" w:rsidRDefault="001F11EF">
                      <w:pPr>
                        <w:pStyle w:val="Body"/>
                      </w:pPr>
                      <w:r>
                        <w:rPr>
                          <w:b/>
                          <w:bCs/>
                        </w:rPr>
                        <w:t>Fig. 11</w:t>
                      </w:r>
                      <w:r>
                        <w:rPr>
                          <w:lang w:val="en-US"/>
                        </w:rPr>
                        <w:t xml:space="preserve"> Categorical heat map images generated from the pressure readings. </w:t>
                      </w:r>
                    </w:p>
                  </w:txbxContent>
                </v:textbox>
                <w10:wrap type="square" anchory="line"/>
              </v:shape>
            </w:pict>
          </mc:Fallback>
        </mc:AlternateContent>
      </w:r>
      <w:r>
        <w:rPr>
          <w:lang w:val="en-US"/>
        </w:rPr>
        <w:t>The</w:t>
      </w:r>
      <w:r>
        <w:rPr>
          <w:lang w:val="en-US"/>
        </w:rPr>
        <w:t xml:space="preserve"> process image classification using </w:t>
      </w:r>
      <w:r>
        <w:rPr>
          <w:i/>
          <w:iCs/>
          <w:lang w:val="en-US"/>
        </w:rPr>
        <w:t>TensorFlow</w:t>
      </w:r>
      <w:r>
        <w:rPr>
          <w:lang w:val="en-US"/>
        </w:rPr>
        <w:t xml:space="preserve"> is shown in Fig. 12. First, we pre-process data to generate </w:t>
      </w:r>
      <w:r>
        <w:rPr>
          <w:lang w:val="en-US"/>
        </w:rPr>
        <w:lastRenderedPageBreak/>
        <w:t>the input of the neural network. Then, we reshape input and create a convolutional layer</w:t>
      </w:r>
      <w:del w:id="92" w:author="issam maaz" w:date="2020-08-04T22:40:00Z">
        <w:r>
          <w:rPr>
            <w:lang w:val="en-US"/>
          </w:rPr>
          <w:delText xml:space="preserve"> (using </w:delText>
        </w:r>
        <w:r>
          <w:rPr>
            <w:i/>
            <w:iCs/>
          </w:rPr>
          <w:delText>tf.nn.conv2d()</w:delText>
        </w:r>
        <w:r>
          <w:delText>)</w:delText>
        </w:r>
      </w:del>
      <w:r>
        <w:rPr>
          <w:lang w:val="en-US"/>
        </w:rPr>
        <w:t>, followed by the creation of a poolin</w:t>
      </w:r>
      <w:r>
        <w:rPr>
          <w:lang w:val="en-US"/>
        </w:rPr>
        <w:t>g layer. Above step is process is repeated multiple times to create the multiple convolution and pooling layers. The output of convolution and pooling layers is flattened before feeding it to the fully connected layer. A fully connected layer is created</w:t>
      </w:r>
      <w:del w:id="93" w:author="issam maaz" w:date="2020-08-04T22:41:00Z">
        <w:r>
          <w:rPr>
            <w:lang w:val="en-US"/>
          </w:rPr>
          <w:delText xml:space="preserve"> us</w:delText>
        </w:r>
        <w:r>
          <w:rPr>
            <w:lang w:val="en-US"/>
          </w:rPr>
          <w:delText xml:space="preserve">ing </w:delText>
        </w:r>
        <w:r>
          <w:rPr>
            <w:i/>
            <w:iCs/>
          </w:rPr>
          <w:delText>tf.matmul()</w:delText>
        </w:r>
        <w:r>
          <w:rPr>
            <w:lang w:val="en-US"/>
          </w:rPr>
          <w:delText xml:space="preserve"> function</w:delText>
        </w:r>
      </w:del>
      <w:r>
        <w:rPr>
          <w:lang w:val="en-US"/>
        </w:rPr>
        <w:t xml:space="preserve"> and an activation is also added. Lastly, a final layer for class prediction is created and weights and biases are stored using </w:t>
      </w:r>
      <w:r>
        <w:rPr>
          <w:i/>
          <w:iCs/>
          <w:lang w:val="en-US"/>
        </w:rPr>
        <w:t>TensorFlow</w:t>
      </w:r>
      <w:r>
        <w:rPr>
          <w:lang w:val="it-IT"/>
        </w:rPr>
        <w:t xml:space="preserve"> variables.</w:t>
      </w:r>
    </w:p>
    <w:p w:rsidR="00A81231" w:rsidRDefault="00A81231">
      <w:pPr>
        <w:pStyle w:val="Body"/>
        <w:ind w:firstLine="388"/>
      </w:pPr>
    </w:p>
    <w:p w:rsidR="00A81231" w:rsidRDefault="001F11EF">
      <w:pPr>
        <w:pStyle w:val="Heading2"/>
        <w:numPr>
          <w:ilvl w:val="1"/>
          <w:numId w:val="2"/>
        </w:numPr>
      </w:pPr>
      <w:r>
        <w:t>Mobile Application</w:t>
      </w:r>
    </w:p>
    <w:p w:rsidR="00A81231" w:rsidRDefault="001F11EF">
      <w:pPr>
        <w:pStyle w:val="Body"/>
        <w:ind w:firstLine="720"/>
      </w:pPr>
      <w:r>
        <w:rPr>
          <w:lang w:val="en-US"/>
        </w:rPr>
        <w:t>The final stage of our solution was to display the processed d</w:t>
      </w:r>
      <w:r>
        <w:rPr>
          <w:lang w:val="en-US"/>
        </w:rPr>
        <w:t>ata to the user using a smartphone. The Android application then provides the processed information to the end user. The information provided is the current sleep posture and the statistical data for a specified date. The statistical data contains the over</w:t>
      </w:r>
      <w:r>
        <w:rPr>
          <w:lang w:val="en-US"/>
        </w:rPr>
        <w:t>all time in bed and the posture distribution. The application also generates fall warning alert when the user is sleeping closer to the edge of the mat. The fall warning will help in preventing any potential fall injuries. If a user sleeps in one posture f</w:t>
      </w:r>
      <w:r>
        <w:rPr>
          <w:lang w:val="en-US"/>
        </w:rPr>
        <w:t xml:space="preserve">or a significant amount of time, a bed sore alert is generated for the caregiver so that they can attend the patient and help change their posture. Bed unoccupied alert is generated when the user leaves the bed which is also helpful for the caregivers. </w:t>
      </w:r>
    </w:p>
    <w:p w:rsidR="00A81231" w:rsidRDefault="001F11EF">
      <w:pPr>
        <w:pStyle w:val="Body"/>
        <w:ind w:firstLine="720"/>
      </w:pPr>
      <w:r>
        <w:rPr>
          <w:noProof/>
          <w:lang w:val="en-NZ"/>
        </w:rPr>
        <mc:AlternateContent>
          <mc:Choice Requires="wps">
            <w:drawing>
              <wp:anchor distT="80010" distB="80010" distL="80010" distR="80010" simplePos="0" relativeHeight="251664384" behindDoc="0" locked="0" layoutInCell="1" allowOverlap="1">
                <wp:simplePos x="0" y="0"/>
                <wp:positionH relativeFrom="page">
                  <wp:posOffset>4008642</wp:posOffset>
                </wp:positionH>
                <wp:positionV relativeFrom="line">
                  <wp:posOffset>64466</wp:posOffset>
                </wp:positionV>
                <wp:extent cx="2872106" cy="2675256"/>
                <wp:effectExtent l="0" t="0" r="0" b="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6" cy="2675256"/>
                        </a:xfrm>
                        <a:prstGeom prst="rect">
                          <a:avLst/>
                        </a:prstGeom>
                        <a:solidFill>
                          <a:srgbClr val="FFFFFF"/>
                        </a:solidFill>
                        <a:ln w="12700" cap="flat">
                          <a:noFill/>
                          <a:miter lim="400000"/>
                        </a:ln>
                        <a:effectLst/>
                      </wps:spPr>
                      <wps:txbx>
                        <w:txbxContent>
                          <w:p w:rsidR="00A81231" w:rsidRDefault="001F11EF">
                            <w:pPr>
                              <w:pStyle w:val="Body"/>
                            </w:pPr>
                            <w:r>
                              <w:rPr>
                                <w:noProof/>
                                <w:lang w:val="en-NZ"/>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21">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wps:txbx>
                      <wps:bodyPr wrap="square" lIns="45719" tIns="45719" rIns="45719" bIns="45719" numCol="1" anchor="t">
                        <a:noAutofit/>
                      </wps:bodyPr>
                    </wps:wsp>
                  </a:graphicData>
                </a:graphic>
              </wp:anchor>
            </w:drawing>
          </mc:Choice>
          <mc:Fallback>
            <w:pict>
              <v:shape id="_x0000_s1038" type="#_x0000_t202" alt="Text Box 2" style="position:absolute;left:0;text-align:left;margin-left:315.65pt;margin-top:5.1pt;width:226.15pt;height:210.65pt;z-index:25166438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" stroked="f" strokeweight="1pt">
                <v:stroke miterlimit="4"/>
                <v:textbox inset="1.27mm,1.27mm,1.27mm,1.27mm">
                  <w:txbxContent>
                    <w:p w:rsidR="00A81231" w:rsidRDefault="001F11EF">
                      <w:pPr>
                        <w:pStyle w:val="Body"/>
                      </w:pPr>
                      <w:r>
                        <w:rPr>
                          <w:noProof/>
                          <w:lang w:val="en-NZ"/>
                        </w:rPr>
                        <w:drawing>
                          <wp:inline distT="0" distB="0" distL="0" distR="0">
                            <wp:extent cx="2746326" cy="2406019"/>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21">
                                      <a:extLst/>
                                    </a:blip>
                                    <a:stretch>
                                      <a:fillRect/>
                                    </a:stretch>
                                  </pic:blipFill>
                                  <pic:spPr>
                                    <a:xfrm>
                                      <a:off x="0" y="0"/>
                                      <a:ext cx="2746326" cy="2406019"/>
                                    </a:xfrm>
                                    <a:prstGeom prst="rect">
                                      <a:avLst/>
                                    </a:prstGeom>
                                  </pic:spPr>
                                </pic:pic>
                              </a:graphicData>
                            </a:graphic>
                          </wp:inline>
                        </w:drawing>
                      </w:r>
                    </w:p>
                    <w:p w:rsidR="00A81231" w:rsidRDefault="001F11EF">
                      <w:pPr>
                        <w:pStyle w:val="Body"/>
                      </w:pPr>
                      <w:r>
                        <w:rPr>
                          <w:b/>
                          <w:bCs/>
                          <w:lang w:val="da-DK"/>
                        </w:rPr>
                        <w:t>Fig 14</w:t>
                      </w:r>
                      <w:r>
                        <w:rPr>
                          <w:lang w:val="en-US"/>
                        </w:rPr>
                        <w:t xml:space="preserve"> (a) Live posture image (b) fall alert</w:t>
                      </w:r>
                    </w:p>
                  </w:txbxContent>
                </v:textbox>
                <w10:wrap type="square" anchorx="page" anchory="line"/>
              </v:shape>
            </w:pict>
          </mc:Fallback>
        </mc:AlternateContent>
      </w:r>
      <w:r>
        <w:rPr>
          <w:lang w:val="en-US"/>
        </w:rPr>
        <w:t>Fig. 13 shows the screenshots of our Android app. The first screenshot is of the user login as shown in Fig. 13(A). The user login screen also provides a general description of the application. Once a user has successfully logged in, the user can then acce</w:t>
      </w:r>
      <w:r>
        <w:rPr>
          <w:lang w:val="en-US"/>
        </w:rPr>
        <w:t xml:space="preserve">ss the dashboard (Fig. 13 (B)) from where the user can check the current status of the mat of whether someone is on the mat or not. </w:t>
      </w:r>
      <w:r>
        <w:rPr>
          <w:rtl/>
          <w:lang w:val="ar-SA"/>
        </w:rPr>
        <w:t>“</w:t>
      </w:r>
      <w:r>
        <w:rPr>
          <w:lang w:val="fr-FR"/>
        </w:rPr>
        <w:t>Posture</w:t>
      </w:r>
      <w:r>
        <w:t xml:space="preserve">” </w:t>
      </w:r>
      <w:r>
        <w:rPr>
          <w:lang w:val="en-US"/>
        </w:rPr>
        <w:t>option when clicked uses cartoon images as an indication of the current posture of the occupant. To get more detai</w:t>
      </w:r>
      <w:r>
        <w:rPr>
          <w:lang w:val="en-US"/>
        </w:rPr>
        <w:t xml:space="preserve">ls regarding the sleep posture for a given night, the user can select </w:t>
      </w:r>
      <w:r>
        <w:rPr>
          <w:rtl/>
          <w:lang w:val="ar-SA"/>
        </w:rPr>
        <w:t>“</w:t>
      </w:r>
      <w:r>
        <w:t xml:space="preserve">Stats” </w:t>
      </w:r>
      <w:r>
        <w:rPr>
          <w:lang w:val="en-US"/>
        </w:rPr>
        <w:t xml:space="preserve">option and then select a date through the calendar menu as shown in Fig. 13(D). The </w:t>
      </w:r>
      <w:r>
        <w:rPr>
          <w:rtl/>
          <w:lang w:val="ar-SA"/>
        </w:rPr>
        <w:t>“</w:t>
      </w:r>
      <w:r>
        <w:t xml:space="preserve">Stats” </w:t>
      </w:r>
      <w:r>
        <w:rPr>
          <w:lang w:val="en-US"/>
        </w:rPr>
        <w:t>option also provides information regarding overall time in bed (Fig. 13(C)). This time</w:t>
      </w:r>
      <w:r>
        <w:rPr>
          <w:lang w:val="en-US"/>
        </w:rPr>
        <w:t xml:space="preserve"> is measured from midday of the selected date to the midday of the next day; a complete day. </w:t>
      </w:r>
    </w:p>
    <w:p w:rsidR="00A81231" w:rsidRDefault="00A81231">
      <w:pPr>
        <w:pStyle w:val="Body"/>
        <w:ind w:firstLine="720"/>
      </w:pPr>
    </w:p>
    <w:p w:rsidR="00A81231" w:rsidRDefault="001F11EF">
      <w:pPr>
        <w:pStyle w:val="Heading"/>
        <w:keepNext w:val="0"/>
        <w:widowControl w:val="0"/>
        <w:numPr>
          <w:ilvl w:val="0"/>
          <w:numId w:val="6"/>
        </w:numPr>
        <w:jc w:val="left"/>
        <w:rPr>
          <w:lang w:val="en-US"/>
        </w:rPr>
      </w:pPr>
      <w:r>
        <w:rPr>
          <w:lang w:val="en-US"/>
        </w:rPr>
        <w:t>Results</w:t>
      </w:r>
    </w:p>
    <w:p w:rsidR="00A81231" w:rsidRDefault="00A81231">
      <w:pPr>
        <w:pStyle w:val="Body"/>
      </w:pPr>
    </w:p>
    <w:p w:rsidR="00A81231" w:rsidRDefault="001F11EF">
      <w:pPr>
        <w:pStyle w:val="Body"/>
        <w:ind w:firstLine="720"/>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 xml:space="preserve">alongside generating fall warning, bed sore alerts and whether the bed is occupied or not. Our system also has an Android application, which allows a user to get statistical data regarding their sleep. </w:t>
      </w:r>
      <w:r>
        <w:rPr>
          <w:i/>
          <w:iCs/>
          <w:lang w:val="en-US"/>
        </w:rPr>
        <w:t>TensorFlow</w:t>
      </w:r>
      <w:r>
        <w:rPr>
          <w:lang w:val="en-US"/>
        </w:rPr>
        <w:t xml:space="preserve"> machine learning </w:t>
      </w:r>
      <w:r>
        <w:rPr>
          <w:lang w:val="en-US"/>
        </w:rPr>
        <w:t>library was used for class</w:t>
      </w:r>
      <w:r>
        <w:rPr>
          <w:lang w:val="en-US"/>
        </w:rPr>
        <w:t xml:space="preserve">ification of the pressure images that are generated from the pressure sensors information sent by the microcontroller. </w:t>
      </w:r>
      <w:ins w:id="94" w:author="issam maaz" w:date="2020-08-04T22:56:00Z">
        <w:r>
          <w:rPr>
            <w:lang w:val="fr-FR"/>
          </w:rPr>
          <w:t>The system show a high accuracy which is more than 90</w:t>
        </w:r>
        <w:r>
          <w:t>%</w:t>
        </w:r>
        <w:r>
          <w:rPr>
            <w:lang w:val="fr-FR"/>
          </w:rPr>
          <w:t xml:space="preserve"> after training the TensorFlow model as shown in Table 1. </w:t>
        </w:r>
      </w:ins>
      <w:del w:id="95" w:author="issam maaz" w:date="2020-08-04T22:55:00Z">
        <w:r>
          <w:rPr>
            <w:lang w:val="en-US"/>
          </w:rPr>
          <w:delText>The average accuracy of t</w:delText>
        </w:r>
        <w:r>
          <w:rPr>
            <w:lang w:val="en-US"/>
          </w:rPr>
          <w:delText xml:space="preserve">he system from physical testing of the system after training the </w:delText>
        </w:r>
        <w:r>
          <w:rPr>
            <w:i/>
            <w:iCs/>
            <w:lang w:val="en-US"/>
          </w:rPr>
          <w:delText>TensorFlow</w:delText>
        </w:r>
        <w:r>
          <w:rPr>
            <w:lang w:val="en-US"/>
          </w:rPr>
          <w:delText xml:space="preserve"> model was more than 90%. </w:delText>
        </w:r>
      </w:del>
      <w:r>
        <w:rPr>
          <w:lang w:val="en-US"/>
        </w:rPr>
        <w:t xml:space="preserve">The system performed well for all the different cases with the highest for unoccupied and edge, as these cases were the </w:t>
      </w:r>
      <w:del w:id="96" w:author="issam maaz" w:date="2020-08-04T22:46:00Z">
        <w:r>
          <w:delText>easiset</w:delText>
        </w:r>
      </w:del>
      <w:ins w:id="97" w:author="issam maaz" w:date="2020-08-04T22:46:00Z">
        <w:r>
          <w:rPr>
            <w:lang w:val="fr-FR"/>
          </w:rPr>
          <w:t>easiest</w:t>
        </w:r>
      </w:ins>
      <w:r>
        <w:rPr>
          <w:lang w:val="en-US"/>
        </w:rPr>
        <w:t xml:space="preserve"> to classify. </w:t>
      </w:r>
    </w:p>
    <w:p w:rsidR="00A81231" w:rsidRDefault="00A81231">
      <w:pPr>
        <w:pStyle w:val="Body"/>
        <w:ind w:firstLine="720"/>
      </w:pPr>
    </w:p>
    <w:p w:rsidR="00A81231" w:rsidRDefault="001F11EF">
      <w:pPr>
        <w:pStyle w:val="Body"/>
      </w:pPr>
      <w:r>
        <w:rPr>
          <w:b/>
          <w:bCs/>
          <w:lang w:val="fr-FR"/>
        </w:rPr>
        <w:t>Table</w:t>
      </w:r>
      <w:r>
        <w:rPr>
          <w:b/>
          <w:bCs/>
          <w:lang w:val="fr-FR"/>
        </w:rPr>
        <w:t xml:space="preserve"> 1</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A81231">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A81231"/>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A81231" w:rsidRDefault="001F11EF">
            <w:pPr>
              <w:pStyle w:val="Body"/>
              <w:jc w:val="center"/>
            </w:pPr>
            <w:r>
              <w:rPr>
                <w:b/>
                <w:bCs/>
                <w:lang w:val="en-US"/>
              </w:rPr>
              <w:t>Accuracy (%)</w:t>
            </w:r>
          </w:p>
        </w:tc>
      </w:tr>
      <w:tr w:rsidR="00A81231">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Unoccupied</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100.0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up</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92.5</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Face down</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90.0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Left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85.0</w:t>
            </w:r>
          </w:p>
        </w:tc>
      </w:tr>
      <w:tr w:rsidR="00A81231">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lang w:val="en-US"/>
              </w:rPr>
              <w:t>Right Lateral</w:t>
            </w:r>
          </w:p>
        </w:tc>
        <w:tc>
          <w:tcPr>
            <w:tcW w:w="1212"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80.0</w:t>
            </w:r>
          </w:p>
        </w:tc>
      </w:tr>
      <w:tr w:rsidR="00A81231">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i/>
                <w:iCs/>
                <w:lang w:val="en-US"/>
              </w:rPr>
              <w:t>Edge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A81231"/>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jc w:val="center"/>
            </w:pPr>
            <w:r>
              <w:rPr>
                <w:i/>
                <w:iCs/>
                <w:lang w:val="en-US"/>
              </w:rPr>
              <w:t>95.0</w:t>
            </w:r>
          </w:p>
        </w:tc>
      </w:tr>
    </w:tbl>
    <w:p w:rsidR="00A81231" w:rsidRDefault="00A81231">
      <w:pPr>
        <w:pStyle w:val="Body"/>
      </w:pPr>
    </w:p>
    <w:p w:rsidR="00A81231" w:rsidRDefault="001F11EF">
      <w:pPr>
        <w:pStyle w:val="Body"/>
        <w:ind w:firstLine="720"/>
      </w:pPr>
      <w:r>
        <w:rPr>
          <w:lang w:val="en-US"/>
        </w:rPr>
        <w:t>The current posture is displayed on the app screen as shown in Fig. 14(a). Fall Alert is triggered when the system detects that the user is close to either the left or the right edge of the mat, which can be seen in Fig. 13 (b). When the user leaves the be</w:t>
      </w:r>
      <w:r>
        <w:rPr>
          <w:lang w:val="en-US"/>
        </w:rPr>
        <w:t xml:space="preserve">d, the </w:t>
      </w:r>
      <w:r>
        <w:rPr>
          <w:rtl/>
          <w:lang w:val="ar-SA"/>
        </w:rPr>
        <w:t>“</w:t>
      </w:r>
      <w:r>
        <w:t xml:space="preserve">Bed Alert” </w:t>
      </w:r>
      <w:r>
        <w:rPr>
          <w:lang w:val="en-US"/>
        </w:rPr>
        <w:t>is triggered for the caregiver. This notifies the caregiver that the bed occupant has left the bed. Both alerts are intended to inform the android application user about the possibility that the user may fall or has fallen out of bed.</w:t>
      </w:r>
    </w:p>
    <w:p w:rsidR="00A81231" w:rsidRDefault="001F11EF">
      <w:pPr>
        <w:pStyle w:val="Heading"/>
        <w:numPr>
          <w:ilvl w:val="0"/>
          <w:numId w:val="7"/>
        </w:numPr>
      </w:pPr>
      <w:r>
        <w:lastRenderedPageBreak/>
        <w:t>Co</w:t>
      </w:r>
      <w:r>
        <w:t xml:space="preserve">nclusion </w:t>
      </w:r>
    </w:p>
    <w:p w:rsidR="00A81231" w:rsidRDefault="001F11EF">
      <w:pPr>
        <w:pStyle w:val="Body"/>
        <w:ind w:firstLine="709"/>
      </w:pPr>
      <w:r>
        <w:rPr>
          <w:lang w:val="en-US"/>
        </w:rPr>
        <w:t>Poor sleep and sleep postures poses a great threat to the health of elderly people living residential care. These risks can be reduced by effectively monitoring the pattern and posture of the sleep which i</w:t>
      </w:r>
      <w:ins w:id="98" w:author="issam maaz" w:date="2020-08-04T23:12:00Z">
        <w:r>
          <w:rPr>
            <w:lang w:val="fr-FR"/>
          </w:rPr>
          <w:t>s</w:t>
        </w:r>
      </w:ins>
      <w:del w:id="99" w:author="issam maaz" w:date="2020-08-04T23:12:00Z">
        <w:r>
          <w:delText>a</w:delText>
        </w:r>
      </w:del>
      <w:r>
        <w:rPr>
          <w:lang w:val="en-US"/>
        </w:rPr>
        <w:t xml:space="preserve"> a challenging task. In this paper, we </w:t>
      </w:r>
      <w:r>
        <w:rPr>
          <w:lang w:val="en-US"/>
        </w:rPr>
        <w:t xml:space="preserve">presented a </w:t>
      </w:r>
      <w:ins w:id="100" w:author="issam maaz" w:date="2020-08-04T23:12:00Z">
        <w:r>
          <w:rPr>
            <w:lang w:val="fr-FR"/>
          </w:rPr>
          <w:t xml:space="preserve">novel </w:t>
        </w:r>
      </w:ins>
      <w:r>
        <w:rPr>
          <w:lang w:val="en-US"/>
        </w:rPr>
        <w:t>system that is unobtrusive, affordable and accessible through a smartphone. Our system can identify four different major sleep postures alongside generating fall warning, pressure sore and unoccupied bed alerts. A cloud server was used fo</w:t>
      </w:r>
      <w:r>
        <w:rPr>
          <w:lang w:val="en-US"/>
        </w:rPr>
        <w:t xml:space="preserve">r collection and processing of the sensor data. Machine learning is used for the classification. A user-friendly Android application allows users to easily access the statistical data related to their sleep such as posture distribution and generates fall, </w:t>
      </w:r>
      <w:r>
        <w:rPr>
          <w:lang w:val="en-US"/>
        </w:rPr>
        <w:t xml:space="preserve">bed sore and bed unoccupied alert warnings. The system has an average accuracy of 90% in identifying different cases. Further improvements can be made to the system to enhance the overall functionality. </w:t>
      </w:r>
    </w:p>
    <w:p w:rsidR="00A81231" w:rsidRDefault="00A81231">
      <w:pPr>
        <w:pStyle w:val="Body"/>
        <w:ind w:firstLine="709"/>
      </w:pPr>
    </w:p>
    <w:p w:rsidR="00A81231" w:rsidRDefault="001F11EF">
      <w:pPr>
        <w:pStyle w:val="Body"/>
        <w:ind w:firstLine="709"/>
      </w:pPr>
      <w:ins w:id="101" w:author="issam maaz" w:date="2020-08-04T23:13:00Z">
        <w:r>
          <w:rPr>
            <w:lang w:val="fr-FR"/>
          </w:rPr>
          <w:t>As a future work, w</w:t>
        </w:r>
      </w:ins>
      <w:del w:id="102" w:author="issam maaz" w:date="2020-08-04T23:13:00Z">
        <w:r>
          <w:delText>W</w:delText>
        </w:r>
      </w:del>
      <w:r>
        <w:rPr>
          <w:lang w:val="en-US"/>
        </w:rPr>
        <w:t>e intend to increase the number</w:t>
      </w:r>
      <w:r>
        <w:rPr>
          <w:lang w:val="en-US"/>
        </w:rPr>
        <w:t xml:space="preserve"> of postures that can be detected easily and we also plan to develop the algorithm to measure the breathing rate. Development of an Android or iOS application for smartwatch will make the system more flexible, and the health care professionals will be able</w:t>
      </w:r>
      <w:r>
        <w:rPr>
          <w:lang w:val="en-US"/>
        </w:rPr>
        <w:t xml:space="preserve"> to view statistical data and get alerts on their smart watch.</w:t>
      </w: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pPr>
      <w:r>
        <w:rPr>
          <w:lang w:val="en-US"/>
        </w:rPr>
        <w:t>Informed consent was not necessary for this review.</w:t>
      </w:r>
    </w:p>
    <w:p w:rsidR="00A81231" w:rsidRDefault="001F11EF">
      <w:pPr>
        <w:pStyle w:val="Heading"/>
        <w:keepNext w:val="0"/>
        <w:widowControl w:val="0"/>
      </w:pPr>
      <w:r>
        <w:t>References</w:t>
      </w:r>
    </w:p>
    <w:p w:rsidR="00A81231" w:rsidRDefault="00A81231">
      <w:pPr>
        <w:pStyle w:val="Body"/>
      </w:pPr>
    </w:p>
    <w:p w:rsidR="00866ECD" w:rsidRPr="00BB0FDA" w:rsidRDefault="00866ECD" w:rsidP="00866ECD">
      <w:pPr>
        <w:pStyle w:val="c-reading-companionreference-citation"/>
        <w:numPr>
          <w:ilvl w:val="0"/>
          <w:numId w:val="9"/>
        </w:numPr>
        <w:shd w:val="clear" w:color="auto" w:fill="FCFCFC"/>
        <w:spacing w:before="0" w:beforeAutospacing="0" w:after="360" w:afterAutospacing="0"/>
        <w:rPr>
          <w:color w:val="333333"/>
          <w:sz w:val="20"/>
          <w:szCs w:val="20"/>
          <w:rPrChange w:id="103" w:author="Muhammad Nadeem" w:date="2020-08-08T21:07:00Z">
            <w:rPr>
              <w:rFonts w:ascii="Georgia" w:hAnsi="Georgia"/>
              <w:color w:val="333333"/>
            </w:rPr>
          </w:rPrChange>
        </w:rPr>
      </w:pPr>
      <w:r w:rsidRPr="00BB0FDA">
        <w:rPr>
          <w:color w:val="333333"/>
          <w:sz w:val="20"/>
          <w:szCs w:val="20"/>
          <w:rPrChange w:id="104" w:author="Muhammad Nadeem" w:date="2020-08-08T21:07:00Z">
            <w:rPr>
              <w:rFonts w:ascii="Georgia" w:hAnsi="Georgia"/>
              <w:color w:val="333333"/>
            </w:rPr>
          </w:rPrChange>
        </w:rPr>
        <w:t>World Health Organization. Ageing and health in global strategy and action plan on ageing and health. Geneva: World Health Organization; 2017. Available from: </w:t>
      </w:r>
      <w:r w:rsidRPr="00BB0FDA">
        <w:rPr>
          <w:color w:val="333333"/>
          <w:sz w:val="20"/>
          <w:szCs w:val="20"/>
          <w:rPrChange w:id="105" w:author="Muhammad Nadeem" w:date="2020-08-08T21:07:00Z">
            <w:rPr>
              <w:rFonts w:ascii="Georgia" w:hAnsi="Georgia"/>
              <w:color w:val="333333"/>
            </w:rPr>
          </w:rPrChange>
        </w:rPr>
        <w:fldChar w:fldCharType="begin"/>
      </w:r>
      <w:r w:rsidRPr="00BB0FDA">
        <w:rPr>
          <w:color w:val="333333"/>
          <w:sz w:val="20"/>
          <w:szCs w:val="20"/>
          <w:rPrChange w:id="106" w:author="Muhammad Nadeem" w:date="2020-08-08T21:07:00Z">
            <w:rPr>
              <w:rFonts w:ascii="Georgia" w:hAnsi="Georgia"/>
              <w:color w:val="333333"/>
            </w:rPr>
          </w:rPrChange>
        </w:rPr>
        <w:instrText xml:space="preserve"> HYPERLINK "https://www.who.int/ageing/WHO-GSAP-2017.pdf?ua=1" </w:instrText>
      </w:r>
      <w:r w:rsidRPr="00BB0FDA">
        <w:rPr>
          <w:color w:val="333333"/>
          <w:sz w:val="20"/>
          <w:szCs w:val="20"/>
          <w:rPrChange w:id="107" w:author="Muhammad Nadeem" w:date="2020-08-08T21:07:00Z">
            <w:rPr>
              <w:rFonts w:ascii="Georgia" w:hAnsi="Georgia"/>
              <w:color w:val="333333"/>
            </w:rPr>
          </w:rPrChange>
        </w:rPr>
        <w:fldChar w:fldCharType="separate"/>
      </w:r>
      <w:r w:rsidRPr="00BB0FDA">
        <w:rPr>
          <w:rStyle w:val="Hyperlink"/>
          <w:color w:val="A345C9"/>
          <w:sz w:val="20"/>
          <w:szCs w:val="20"/>
          <w:rPrChange w:id="108" w:author="Muhammad Nadeem" w:date="2020-08-08T21:07:00Z">
            <w:rPr>
              <w:rStyle w:val="Hyperlink"/>
              <w:rFonts w:ascii="Georgia" w:hAnsi="Georgia"/>
              <w:color w:val="A345C9"/>
            </w:rPr>
          </w:rPrChange>
        </w:rPr>
        <w:t>https://www.who.int/ageing/WHO-GSAP-2017.pdf?ua=1</w:t>
      </w:r>
      <w:r w:rsidRPr="00BB0FDA">
        <w:rPr>
          <w:color w:val="333333"/>
          <w:sz w:val="20"/>
          <w:szCs w:val="20"/>
          <w:rPrChange w:id="109" w:author="Muhammad Nadeem" w:date="2020-08-08T21:07:00Z">
            <w:rPr>
              <w:rFonts w:ascii="Georgia" w:hAnsi="Georgia"/>
              <w:color w:val="333333"/>
            </w:rPr>
          </w:rPrChange>
        </w:rPr>
        <w:fldChar w:fldCharType="end"/>
      </w:r>
      <w:r w:rsidRPr="00BB0FDA">
        <w:rPr>
          <w:color w:val="333333"/>
          <w:sz w:val="20"/>
          <w:szCs w:val="20"/>
          <w:rPrChange w:id="110" w:author="Muhammad Nadeem" w:date="2020-08-08T21:07:00Z">
            <w:rPr>
              <w:rFonts w:ascii="Georgia" w:hAnsi="Georgia"/>
              <w:color w:val="333333"/>
            </w:rPr>
          </w:rPrChange>
        </w:rPr>
        <w:fldChar w:fldCharType="begin"/>
      </w:r>
      <w:r w:rsidRPr="00BB0FDA">
        <w:rPr>
          <w:color w:val="333333"/>
          <w:sz w:val="20"/>
          <w:szCs w:val="20"/>
          <w:rPrChange w:id="111" w:author="Muhammad Nadeem" w:date="2020-08-08T21:07:00Z">
            <w:rPr>
              <w:rFonts w:ascii="Georgia" w:hAnsi="Georgia"/>
              <w:color w:val="333333"/>
            </w:rPr>
          </w:rPrChange>
        </w:rPr>
        <w:instrText xml:space="preserve"> HYPERLINK "https://link.springer.com/article/10.1007/s12553-019-00404-6" \l "ref-link-section-d11335e468" </w:instrText>
      </w:r>
      <w:r w:rsidRPr="00BB0FDA">
        <w:rPr>
          <w:color w:val="333333"/>
          <w:sz w:val="20"/>
          <w:szCs w:val="20"/>
          <w:rPrChange w:id="112" w:author="Muhammad Nadeem" w:date="2020-08-08T21:07:00Z">
            <w:rPr>
              <w:rFonts w:ascii="Georgia" w:hAnsi="Georgia"/>
              <w:color w:val="333333"/>
            </w:rPr>
          </w:rPrChange>
        </w:rPr>
        <w:fldChar w:fldCharType="separate"/>
      </w:r>
      <w:r w:rsidRPr="00BB0FDA">
        <w:rPr>
          <w:rStyle w:val="Hyperlink"/>
          <w:color w:val="A345C9"/>
          <w:sz w:val="20"/>
          <w:szCs w:val="20"/>
          <w:rPrChange w:id="113" w:author="Muhammad Nadeem" w:date="2020-08-08T21:07:00Z">
            <w:rPr>
              <w:rStyle w:val="Hyperlink"/>
              <w:rFonts w:ascii="Georgia" w:hAnsi="Georgia"/>
              <w:color w:val="A345C9"/>
            </w:rPr>
          </w:rPrChange>
        </w:rPr>
        <w:t>Return to ref 2 in article</w:t>
      </w:r>
      <w:r w:rsidRPr="00BB0FDA">
        <w:rPr>
          <w:color w:val="333333"/>
          <w:sz w:val="20"/>
          <w:szCs w:val="20"/>
          <w:rPrChange w:id="114" w:author="Muhammad Nadeem" w:date="2020-08-08T21:07:00Z">
            <w:rPr>
              <w:rFonts w:ascii="Georgia" w:hAnsi="Georgia"/>
              <w:color w:val="333333"/>
            </w:rPr>
          </w:rPrChange>
        </w:rPr>
        <w:fldChar w:fldCharType="end"/>
      </w:r>
    </w:p>
    <w:p w:rsidR="00A81231" w:rsidRDefault="001F11EF">
      <w:pPr>
        <w:pStyle w:val="ListParagraph"/>
        <w:numPr>
          <w:ilvl w:val="0"/>
          <w:numId w:val="9"/>
        </w:numPr>
      </w:pPr>
      <w:r>
        <w:t xml:space="preserve">Colten HR, Altevogt BM, Institute of Medicine (U.S.). </w:t>
      </w:r>
      <w:r>
        <w:rPr>
          <w:i/>
          <w:iCs/>
        </w:rPr>
        <w:t xml:space="preserve">Committee on Sleep Medicine and </w:t>
      </w:r>
      <w:r>
        <w:rPr>
          <w:i/>
          <w:iCs/>
        </w:rPr>
        <w:t>Research</w:t>
      </w:r>
      <w:r>
        <w:t>. Sleep disorders and sleep deprivation: an unmet public health problem. Washington, DC: Institute of Medicine, National Academies Press, 2006.</w:t>
      </w:r>
    </w:p>
    <w:p w:rsidR="00A81231" w:rsidRDefault="001F11EF">
      <w:pPr>
        <w:pStyle w:val="ListParagraph"/>
        <w:numPr>
          <w:ilvl w:val="0"/>
          <w:numId w:val="9"/>
        </w:numPr>
      </w:pPr>
      <w:r>
        <w:t xml:space="preserve">Harvey R Colten, Bruce M Altevogt, and Institute of Medicine (US) Committee on Sleep Medicine and </w:t>
      </w:r>
      <w:r>
        <w:t>Resear</w:t>
      </w:r>
      <w:r>
        <w:t>ch. 2006. Sleep Disorders and Sleep Deprivation. National Academies Press (US).</w:t>
      </w:r>
    </w:p>
    <w:p w:rsidR="00A81231" w:rsidRDefault="001F11EF">
      <w:pPr>
        <w:pStyle w:val="ListParagraph"/>
        <w:numPr>
          <w:ilvl w:val="0"/>
          <w:numId w:val="9"/>
        </w:numPr>
      </w:pPr>
      <w:r>
        <w:t xml:space="preserve"> Verhaert, Vincent, Bart Haex, Tom De Wilde, Daniel Berckmans, Marie Vandekerckhove, Johan Verbraecken, and Jos Vander Sloten. "Unobtrusive assessment of motor patterns during </w:t>
      </w:r>
      <w:r>
        <w:t xml:space="preserve">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Jean-Louis, G., Zizi, F., Brown, D., Ogedegbe, G., Borer, J., &amp; McFarlane, S. (2009). Obstructive sleep apnea and c</w:t>
      </w:r>
      <w:r>
        <w:t>ardiovascular disease: evidence and underlying mechanisms. Minerva pneumologica, 48(4), 277–293.</w:t>
      </w:r>
    </w:p>
    <w:p w:rsidR="00A81231" w:rsidRDefault="001F11EF">
      <w:pPr>
        <w:pStyle w:val="ListParagraph"/>
        <w:numPr>
          <w:ilvl w:val="0"/>
          <w:numId w:val="9"/>
        </w:numPr>
      </w:pPr>
      <w:r>
        <w:t xml:space="preserve">D. Seitz, N. Purandare, D. Conn, “Prevalence of psychiatric disorders among older adults in long-term care homes: A systematic review,” </w:t>
      </w:r>
      <w:r>
        <w:rPr>
          <w:i/>
          <w:iCs/>
        </w:rPr>
        <w:t>International Psychoger</w:t>
      </w:r>
      <w:r>
        <w:rPr>
          <w:i/>
          <w:iCs/>
        </w:rPr>
        <w:t>iatrics</w:t>
      </w:r>
      <w:r>
        <w:t xml:space="preserve">, vol. 22, no. 7, p.1025-1039, June 2010. </w:t>
      </w:r>
    </w:p>
    <w:p w:rsidR="00A81231" w:rsidRDefault="001F11EF">
      <w:pPr>
        <w:pStyle w:val="ListParagraph"/>
        <w:numPr>
          <w:ilvl w:val="0"/>
          <w:numId w:val="9"/>
        </w:numPr>
      </w:pPr>
      <w:r>
        <w:t>R. Catto, “The case for investment in: A quality improvement programme to reduce pressure injuries in New Zealand,” KPMG Advisory, New Zealand. Report. 19 Nov. 2015.</w:t>
      </w:r>
    </w:p>
    <w:p w:rsidR="00A81231" w:rsidRDefault="001F11EF">
      <w:pPr>
        <w:pStyle w:val="ListParagraph"/>
        <w:numPr>
          <w:ilvl w:val="0"/>
          <w:numId w:val="9"/>
        </w:numPr>
      </w:pPr>
      <w:r>
        <w:t xml:space="preserve">Ye, S., and Eum. S. 2017. Implement the </w:t>
      </w:r>
      <w:r>
        <w:t xml:space="preserve">system of the Position Change for Obstructive sleep apnea patient. Journal of the Korea Institute of Information and Communication Engineering. 21, 6 (Jun. 2017), 1231-1236. </w:t>
      </w:r>
    </w:p>
    <w:p w:rsidR="00A81231" w:rsidRDefault="001F11EF">
      <w:pPr>
        <w:pStyle w:val="ListParagraph"/>
        <w:numPr>
          <w:ilvl w:val="0"/>
          <w:numId w:val="9"/>
        </w:numPr>
      </w:pPr>
      <w:r>
        <w:t xml:space="preserve">Tangtrakulwanich B, Kapkird A. Analyses of possible risk factors for subacromial </w:t>
      </w:r>
      <w:r>
        <w:t>impingement syndrome. World J. Orthop. 2012</w:t>
      </w:r>
      <w:proofErr w:type="gramStart"/>
      <w:r>
        <w:t>;3</w:t>
      </w:r>
      <w:proofErr w:type="gramEnd"/>
      <w:r>
        <w:t>(1):5–9.</w:t>
      </w:r>
    </w:p>
    <w:p w:rsidR="00A81231" w:rsidRDefault="001F11EF">
      <w:pPr>
        <w:pStyle w:val="ListParagraph"/>
        <w:numPr>
          <w:ilvl w:val="0"/>
          <w:numId w:val="9"/>
        </w:numPr>
      </w:pPr>
      <w:r>
        <w:t>Cheyne JA. Situational factors affecting sleep paralysis and associated hallucinations: position and timing effects. J Sleep Res. 2002</w:t>
      </w:r>
      <w:proofErr w:type="gramStart"/>
      <w:r>
        <w:t>;11</w:t>
      </w:r>
      <w:proofErr w:type="gramEnd"/>
      <w:r>
        <w:t>(2):169–77.</w:t>
      </w:r>
    </w:p>
    <w:p w:rsidR="00A81231" w:rsidRDefault="001F11EF">
      <w:pPr>
        <w:pStyle w:val="ListParagraph"/>
        <w:numPr>
          <w:ilvl w:val="0"/>
          <w:numId w:val="9"/>
        </w:numPr>
      </w:pPr>
      <w:r>
        <w:t>Johnson DA, Orr WC, Crawley JA, Traxler B, McCullough</w:t>
      </w:r>
      <w:r>
        <w:t xml:space="preserve"> J, Brown KA, Roth T. Effect of esomeprazole on nighttime heartburn and sleep quality in patients with GERD: a randomized, placebo-controlled trial. </w:t>
      </w:r>
      <w:r>
        <w:rPr>
          <w:i/>
          <w:iCs/>
        </w:rPr>
        <w:t>Am J Gastroenterol</w:t>
      </w:r>
      <w:r>
        <w:t>. 2005</w:t>
      </w:r>
      <w:proofErr w:type="gramStart"/>
      <w:r>
        <w:t>;100</w:t>
      </w:r>
      <w:proofErr w:type="gramEnd"/>
      <w:r>
        <w:t>(9):1914–22.</w:t>
      </w:r>
    </w:p>
    <w:p w:rsidR="00A81231" w:rsidRDefault="001F11EF">
      <w:pPr>
        <w:pStyle w:val="ListParagraph"/>
        <w:numPr>
          <w:ilvl w:val="0"/>
          <w:numId w:val="9"/>
        </w:numPr>
      </w:pPr>
      <w:r>
        <w:t>"Bed Sore Lawyers | Pressure Sores | Queens, Long Island &amp; NYC", B</w:t>
      </w:r>
      <w:r>
        <w:t>ed, Bedding, and Bedroom Decoration Ideas, 2018. [Online]. Available: http://www.homedesigndll.pw/photo/22043/bed-sore-lawyers-pressure-sores-queens-long-island-nyc.jpg. [Accessed: 08- Oct- 2018].</w:t>
      </w:r>
      <w:ins w:id="115" w:author="Muhammad Nadeem" w:date="2020-08-08T20:51:00Z">
        <w:r w:rsidR="003E720B">
          <w:rPr>
            <w:rFonts w:ascii="Arial" w:hAnsi="Arial" w:cs="Arial"/>
            <w:color w:val="222222"/>
            <w:shd w:val="clear" w:color="auto" w:fill="FFFFFF"/>
          </w:rPr>
          <w:t xml:space="preserve"> </w:t>
        </w:r>
      </w:ins>
    </w:p>
    <w:p w:rsidR="00A81231" w:rsidRPr="00BC5BFD" w:rsidRDefault="00BC5BFD">
      <w:pPr>
        <w:pStyle w:val="ListParagraph"/>
        <w:numPr>
          <w:ilvl w:val="0"/>
          <w:numId w:val="9"/>
        </w:numPr>
        <w:rPr>
          <w:rFonts w:cs="Times New Roman"/>
        </w:rPr>
      </w:pPr>
      <w:r w:rsidRPr="00BC5BFD">
        <w:rPr>
          <w:rFonts w:cs="Times New Roman"/>
          <w:color w:val="222222"/>
          <w:shd w:val="clear" w:color="auto" w:fill="FFFFFF"/>
          <w:rPrChange w:id="116" w:author="Muhammad Nadeem" w:date="2020-08-08T20:55:00Z">
            <w:rPr>
              <w:rFonts w:ascii="Arial" w:hAnsi="Arial" w:cs="Arial"/>
              <w:color w:val="222222"/>
              <w:shd w:val="clear" w:color="auto" w:fill="FFFFFF"/>
            </w:rPr>
          </w:rPrChange>
        </w:rPr>
        <w:t>Muppavram</w:t>
      </w:r>
      <w:r w:rsidRPr="00BC5BFD">
        <w:rPr>
          <w:rFonts w:cs="Times New Roman"/>
          <w:color w:val="222222"/>
          <w:shd w:val="clear" w:color="auto" w:fill="FFFFFF"/>
          <w:rPrChange w:id="117" w:author="Muhammad Nadeem" w:date="2020-08-08T20:55:00Z">
            <w:rPr>
              <w:rFonts w:ascii="Arial" w:hAnsi="Arial" w:cs="Arial"/>
              <w:color w:val="222222"/>
              <w:shd w:val="clear" w:color="auto" w:fill="FFFFFF"/>
            </w:rPr>
          </w:rPrChange>
        </w:rPr>
        <w:t xml:space="preserve"> </w:t>
      </w:r>
      <w:r w:rsidRPr="00BC5BFD">
        <w:rPr>
          <w:rFonts w:cs="Times New Roman"/>
          <w:color w:val="222222"/>
          <w:shd w:val="clear" w:color="auto" w:fill="FFFFFF"/>
          <w:rPrChange w:id="118" w:author="Muhammad Nadeem" w:date="2020-08-08T20:55:00Z">
            <w:rPr>
              <w:rFonts w:ascii="Arial" w:hAnsi="Arial" w:cs="Arial"/>
              <w:color w:val="222222"/>
              <w:shd w:val="clear" w:color="auto" w:fill="FFFFFF"/>
            </w:rPr>
          </w:rPrChange>
        </w:rPr>
        <w:t>S., Patel, N., &amp; Nadeem, M. (2018, July). Posture Alert. In </w:t>
      </w:r>
      <w:r w:rsidRPr="00BC5BFD">
        <w:rPr>
          <w:rFonts w:cs="Times New Roman"/>
          <w:i/>
          <w:iCs/>
          <w:color w:val="222222"/>
          <w:shd w:val="clear" w:color="auto" w:fill="FFFFFF"/>
          <w:rPrChange w:id="119" w:author="Muhammad Nadeem" w:date="2020-08-08T20:55:00Z">
            <w:rPr>
              <w:rFonts w:ascii="Arial" w:hAnsi="Arial" w:cs="Arial"/>
              <w:i/>
              <w:iCs/>
              <w:color w:val="222222"/>
              <w:shd w:val="clear" w:color="auto" w:fill="FFFFFF"/>
            </w:rPr>
          </w:rPrChange>
        </w:rPr>
        <w:t>2018 IEEE Region Ten Symposium (Tensymp)</w:t>
      </w:r>
      <w:r w:rsidRPr="00BC5BFD">
        <w:rPr>
          <w:rFonts w:cs="Times New Roman"/>
          <w:color w:val="222222"/>
          <w:shd w:val="clear" w:color="auto" w:fill="FFFFFF"/>
          <w:rPrChange w:id="120" w:author="Muhammad Nadeem" w:date="2020-08-08T20:55:00Z">
            <w:rPr>
              <w:rFonts w:ascii="Arial" w:hAnsi="Arial" w:cs="Arial"/>
              <w:color w:val="222222"/>
              <w:shd w:val="clear" w:color="auto" w:fill="FFFFFF"/>
            </w:rPr>
          </w:rPrChange>
        </w:rPr>
        <w:t> (pp. 213-218). IEEE.</w:t>
      </w:r>
    </w:p>
    <w:p w:rsidR="00A81231" w:rsidRDefault="009F704D" w:rsidP="009F704D">
      <w:pPr>
        <w:pStyle w:val="ListParagraph"/>
        <w:numPr>
          <w:ilvl w:val="0"/>
          <w:numId w:val="9"/>
        </w:numPr>
      </w:pPr>
      <w:r w:rsidRPr="009F704D">
        <w:t>Sadek, I., Demarasse, A., &amp; Mokhtari, M. (2019). Internet of things for sleep tracking: wearables vs. nonwearables. Health and Technology, 1-8</w:t>
      </w:r>
    </w:p>
    <w:p w:rsidR="00A81231" w:rsidRDefault="009F704D" w:rsidP="009F704D">
      <w:pPr>
        <w:pStyle w:val="ListParagraph"/>
        <w:numPr>
          <w:ilvl w:val="0"/>
          <w:numId w:val="9"/>
        </w:numPr>
      </w:pPr>
      <w:r w:rsidRPr="009F704D">
        <w:t>Stoeva, M. (2020). Health and technology revealing the vision on technological applications in contemporary healthcare.</w:t>
      </w:r>
    </w:p>
    <w:p w:rsidR="00A81231" w:rsidRDefault="001F11EF">
      <w:pPr>
        <w:pStyle w:val="ListParagraph"/>
        <w:numPr>
          <w:ilvl w:val="0"/>
          <w:numId w:val="9"/>
        </w:numPr>
      </w:pPr>
      <w:r>
        <w:t>A</w:t>
      </w:r>
      <w:r>
        <w:t xml:space="preserve">CC, “Statistics on our claims,” 29 April 2017. [Online]. Available: </w:t>
      </w:r>
      <w:hyperlink r:id="rId22" w:history="1">
        <w:r>
          <w:rPr>
            <w:rStyle w:val="Hyperlink0"/>
          </w:rPr>
          <w:t>https://www.acc.co.nz/aboutus/</w:t>
        </w:r>
      </w:hyperlink>
      <w:r>
        <w:rPr>
          <w:rStyle w:val="Hyperlink0"/>
        </w:rPr>
        <w:t xml:space="preserve"> </w:t>
      </w:r>
      <w:r>
        <w:rPr>
          <w:rStyle w:val="Hyperlink0"/>
        </w:rPr>
        <w:lastRenderedPageBreak/>
        <w:t>statistics/#injury-stats-nav. [Accessed 08- Oct- 2018]</w:t>
      </w:r>
    </w:p>
    <w:p w:rsidR="00A81231" w:rsidRDefault="001F11EF">
      <w:pPr>
        <w:pStyle w:val="ListParagraph"/>
        <w:numPr>
          <w:ilvl w:val="0"/>
          <w:numId w:val="9"/>
        </w:numPr>
      </w:pPr>
      <w:r>
        <w:rPr>
          <w:rStyle w:val="Hyperlink0"/>
        </w:rPr>
        <w:t>Penzel, T., Schöbel, C., &amp; Fietze, I. (2018). New techno</w:t>
      </w:r>
      <w:r>
        <w:rPr>
          <w:rStyle w:val="Hyperlink0"/>
        </w:rPr>
        <w:t>logy to assess sleep apnea: wearables, smartphones, and accessories. F1000Research, 7.</w:t>
      </w:r>
    </w:p>
    <w:p w:rsidR="00A81231" w:rsidRDefault="001F11EF">
      <w:pPr>
        <w:pStyle w:val="ListParagraph"/>
        <w:numPr>
          <w:ilvl w:val="0"/>
          <w:numId w:val="9"/>
        </w:numPr>
      </w:pPr>
      <w:r>
        <w:rPr>
          <w:rStyle w:val="Hyperlink0"/>
        </w:rPr>
        <w:t>Mayo Clinic, Polysomnography (sleep study). [Online]. Available: https://www.mayoclinic.org/tests-procedures/polysomnography/about/pac-20394877. [Accessed: 8 October 201</w:t>
      </w:r>
      <w:r>
        <w:rPr>
          <w:rStyle w:val="Hyperlink0"/>
        </w:rPr>
        <w:t>8].</w:t>
      </w:r>
    </w:p>
    <w:p w:rsidR="00A81231" w:rsidRDefault="001F11EF">
      <w:pPr>
        <w:pStyle w:val="ListParagraph"/>
        <w:numPr>
          <w:ilvl w:val="0"/>
          <w:numId w:val="9"/>
        </w:numPr>
      </w:pPr>
      <w:r>
        <w:rPr>
          <w:rStyle w:val="Hyperlink0"/>
        </w:rPr>
        <w:t>Itamar-medical, WatchPAT. [Online]. Available: https://www.itamar-medical.com/watchpat-home-sleep-testing-made-simple/. [Accessed: 8 October 2018].</w:t>
      </w:r>
    </w:p>
    <w:p w:rsidR="00A81231" w:rsidRDefault="001F11EF">
      <w:pPr>
        <w:pStyle w:val="ListParagraph"/>
        <w:numPr>
          <w:ilvl w:val="0"/>
          <w:numId w:val="9"/>
        </w:numPr>
      </w:pPr>
      <w:r>
        <w:rPr>
          <w:rStyle w:val="Hyperlink0"/>
        </w:rPr>
        <w:t xml:space="preserve">Jun-ki Min, Afsaneh Doryab, Jason Wiese, Shahriyar Amini, John Zimmerman, and Jason I Hong. 2014. Toss </w:t>
      </w:r>
      <w:proofErr w:type="gramStart"/>
      <w:r>
        <w:rPr>
          <w:rStyle w:val="Hyperlink0"/>
        </w:rPr>
        <w:t>“</w:t>
      </w:r>
      <w:r>
        <w:rPr>
          <w:rStyle w:val="Hyperlink0"/>
        </w:rPr>
        <w:t xml:space="preserve"> N</w:t>
      </w:r>
      <w:proofErr w:type="gramEnd"/>
      <w:r>
        <w:rPr>
          <w:rStyle w:val="Hyperlink0"/>
        </w:rPr>
        <w:t xml:space="preserve"> ” Turn : Smartphone as Sleep and Sleep Quality Detector. Proceedings of the 32nd annual ACM conference on Human factors in computing systems - CHI ’14: 477–486. </w:t>
      </w:r>
    </w:p>
    <w:p w:rsidR="00A81231" w:rsidRDefault="001F11EF">
      <w:pPr>
        <w:pStyle w:val="ListParagraph"/>
        <w:numPr>
          <w:ilvl w:val="0"/>
          <w:numId w:val="9"/>
        </w:numPr>
      </w:pPr>
      <w:r>
        <w:rPr>
          <w:rStyle w:val="Hyperlink0"/>
        </w:rPr>
        <w:t xml:space="preserve">N. Pombo and N. M. Garcia, “ubiSleep: </w:t>
      </w:r>
      <w:proofErr w:type="gramStart"/>
      <w:r>
        <w:rPr>
          <w:rStyle w:val="Hyperlink0"/>
        </w:rPr>
        <w:t>An</w:t>
      </w:r>
      <w:proofErr w:type="gramEnd"/>
      <w:r>
        <w:rPr>
          <w:rStyle w:val="Hyperlink0"/>
        </w:rPr>
        <w:t xml:space="preserve"> ubiquitous sensor system for sleep monitoring,” 20</w:t>
      </w:r>
      <w:r>
        <w:rPr>
          <w:rStyle w:val="Hyperlink0"/>
        </w:rPr>
        <w:t>16 IEEE 12th International Conference on Wireless and Mobile Computing, Networking and Communications (WiMob), 2016.</w:t>
      </w:r>
    </w:p>
    <w:p w:rsidR="00A81231" w:rsidRDefault="001F11EF">
      <w:pPr>
        <w:pStyle w:val="ListParagraph"/>
        <w:numPr>
          <w:ilvl w:val="0"/>
          <w:numId w:val="9"/>
        </w:numPr>
      </w:pPr>
      <w:r>
        <w:rPr>
          <w:rStyle w:val="Hyperlink0"/>
        </w:rPr>
        <w:t>Google Play Store, “Sleep as Android: Sleep cycle tracker, smart alarm,” 2018. [Online]. Available: https://play.google.com/store/apps/deta</w:t>
      </w:r>
      <w:r>
        <w:rPr>
          <w:rStyle w:val="Hyperlink0"/>
        </w:rPr>
        <w:t>ils?id=com.urbandroid.sleep. [Accessed 28 April 2018].</w:t>
      </w:r>
    </w:p>
    <w:p w:rsidR="00A81231" w:rsidRDefault="001F11EF">
      <w:pPr>
        <w:pStyle w:val="ListParagraph"/>
        <w:numPr>
          <w:ilvl w:val="0"/>
          <w:numId w:val="9"/>
        </w:numPr>
      </w:pPr>
      <w:r>
        <w:rPr>
          <w:rStyle w:val="Hyperlink0"/>
        </w:rPr>
        <w:t xml:space="preserve">Google Play Store, “Runtastic Sleep Better: Sleep Cycle \&amp; Smart Alarm,” 2018. [Online]. Available: https://play.google.com/store/apps/details? </w:t>
      </w:r>
      <w:proofErr w:type="gramStart"/>
      <w:r>
        <w:rPr>
          <w:rStyle w:val="Hyperlink0"/>
        </w:rPr>
        <w:t>id=</w:t>
      </w:r>
      <w:proofErr w:type="gramEnd"/>
      <w:r>
        <w:rPr>
          <w:rStyle w:val="Hyperlink0"/>
        </w:rPr>
        <w:t xml:space="preserve">com.runtastic.android.sleepbetter.lite. [Accessed 28 </w:t>
      </w:r>
      <w:r>
        <w:rPr>
          <w:rStyle w:val="Hyperlink0"/>
        </w:rPr>
        <w:t>April 2018].</w:t>
      </w:r>
    </w:p>
    <w:p w:rsidR="00A81231" w:rsidRDefault="001F11EF">
      <w:pPr>
        <w:pStyle w:val="ListParagraph"/>
        <w:numPr>
          <w:ilvl w:val="0"/>
          <w:numId w:val="9"/>
        </w:numPr>
      </w:pPr>
      <w:r>
        <w:rPr>
          <w:rStyle w:val="Hyperlink0"/>
        </w:rPr>
        <w:t>T. Hao, G. Xing, and G. Zhou, “iSleep: unobtrusive sleep quality monitoring using smartphones,” in Proc. of ACM Sensys, 2013, pp. 4:1–4:14.</w:t>
      </w:r>
    </w:p>
    <w:p w:rsidR="00A81231" w:rsidRDefault="001F11EF">
      <w:pPr>
        <w:pStyle w:val="ListParagraph"/>
        <w:numPr>
          <w:ilvl w:val="0"/>
          <w:numId w:val="9"/>
        </w:numPr>
      </w:pPr>
      <w:r>
        <w:rPr>
          <w:rStyle w:val="Hyperlink0"/>
        </w:rPr>
        <w:t>Fitbit Inc., “Fitbit Charge 2,” 2018. [Online]. Available: https://www.fitbit.com/nz/charge2. [Accessed</w:t>
      </w:r>
      <w:r>
        <w:rPr>
          <w:rStyle w:val="Hyperlink0"/>
        </w:rPr>
        <w:t xml:space="preserve"> 28 April 2018].</w:t>
      </w:r>
    </w:p>
    <w:p w:rsidR="00A81231" w:rsidRDefault="001F11EF">
      <w:pPr>
        <w:pStyle w:val="ListParagraph"/>
        <w:numPr>
          <w:ilvl w:val="0"/>
          <w:numId w:val="9"/>
        </w:numPr>
      </w:pPr>
      <w:r>
        <w:rPr>
          <w:rStyle w:val="Hyperlink0"/>
        </w:rPr>
        <w:t>[26] Jawbone, “Up3,” 2018. [Online]. Available: https://jawbone.com/up/trackers/up3. [Accessed 28 April 2018].</w:t>
      </w:r>
    </w:p>
    <w:p w:rsidR="00A81231" w:rsidRDefault="001F11EF">
      <w:pPr>
        <w:pStyle w:val="ListParagraph"/>
        <w:numPr>
          <w:ilvl w:val="0"/>
          <w:numId w:val="9"/>
        </w:numPr>
      </w:pPr>
      <w:r>
        <w:rPr>
          <w:rStyle w:val="Hyperlink0"/>
        </w:rPr>
        <w:t xml:space="preserve">Jeon, L., and Joseph Finkelstein. "Consumer sleep tracking devices: a critical review." </w:t>
      </w:r>
      <w:r>
        <w:rPr>
          <w:rStyle w:val="None"/>
          <w:i/>
          <w:iCs/>
        </w:rPr>
        <w:t>In Proc. Stud. Health Technol. Inform.</w:t>
      </w:r>
      <w:r>
        <w:rPr>
          <w:rStyle w:val="Hyperlink0"/>
        </w:rPr>
        <w:t xml:space="preserve">, </w:t>
      </w:r>
      <w:r>
        <w:rPr>
          <w:rStyle w:val="Hyperlink0"/>
        </w:rPr>
        <w:t>vol. 210, pp. 458-460. 2015.</w:t>
      </w:r>
    </w:p>
    <w:p w:rsidR="00A81231" w:rsidRDefault="001F11EF">
      <w:pPr>
        <w:pStyle w:val="ListParagraph"/>
        <w:numPr>
          <w:ilvl w:val="0"/>
          <w:numId w:val="9"/>
        </w:numPr>
      </w:pPr>
      <w:r>
        <w:rPr>
          <w:rStyle w:val="Hyperlink0"/>
        </w:rPr>
        <w:t xml:space="preserve">Yu M, Rhuma A, Naqvi SM, Wang L, Chambers J. A posture recognition-based fall detection system for monitoring an elderly person in a smart home environment. </w:t>
      </w:r>
      <w:r>
        <w:rPr>
          <w:rStyle w:val="None"/>
          <w:i/>
          <w:iCs/>
        </w:rPr>
        <w:t xml:space="preserve">IEEE </w:t>
      </w:r>
      <w:proofErr w:type="gramStart"/>
      <w:r>
        <w:rPr>
          <w:rStyle w:val="None"/>
          <w:i/>
          <w:iCs/>
        </w:rPr>
        <w:t>Trans Inf</w:t>
      </w:r>
      <w:proofErr w:type="gramEnd"/>
      <w:r>
        <w:rPr>
          <w:rStyle w:val="None"/>
          <w:i/>
          <w:iCs/>
        </w:rPr>
        <w:t xml:space="preserve"> Technol Biomed</w:t>
      </w:r>
      <w:r>
        <w:rPr>
          <w:rStyle w:val="Hyperlink0"/>
        </w:rPr>
        <w:t>. 2012</w:t>
      </w:r>
      <w:proofErr w:type="gramStart"/>
      <w:r>
        <w:rPr>
          <w:rStyle w:val="Hyperlink0"/>
        </w:rPr>
        <w:t>;16</w:t>
      </w:r>
      <w:proofErr w:type="gramEnd"/>
      <w:r>
        <w:rPr>
          <w:rStyle w:val="Hyperlink0"/>
        </w:rPr>
        <w:t>(6):1274–86.</w:t>
      </w:r>
    </w:p>
    <w:p w:rsidR="00A81231" w:rsidRDefault="001F11EF">
      <w:pPr>
        <w:pStyle w:val="ListParagraph"/>
        <w:numPr>
          <w:ilvl w:val="0"/>
          <w:numId w:val="9"/>
        </w:numPr>
      </w:pPr>
      <w:r>
        <w:rPr>
          <w:rStyle w:val="Hyperlink0"/>
        </w:rPr>
        <w:t>M. Masek, C. P. Lam</w:t>
      </w:r>
      <w:r>
        <w:rPr>
          <w:rStyle w:val="Hyperlink0"/>
        </w:rPr>
        <w:t>, C. T. Fryer, B. Jansen, K. Baptist, “Sleep monitor: A tool for monitoring and categorical scoring of lying position using 3D camera data,”</w:t>
      </w:r>
    </w:p>
    <w:p w:rsidR="00A81231" w:rsidRDefault="001F11EF">
      <w:pPr>
        <w:pStyle w:val="ListParagraph"/>
        <w:numPr>
          <w:ilvl w:val="0"/>
          <w:numId w:val="9"/>
        </w:numPr>
      </w:pPr>
      <w:r>
        <w:rPr>
          <w:rStyle w:val="Hyperlink0"/>
        </w:rPr>
        <w:t xml:space="preserve">Bhatia S, Sigal L, Isard M, Black MJ. 3D human limb detection using space carving and multi-view </w:t>
      </w:r>
      <w:proofErr w:type="gramStart"/>
      <w:r>
        <w:rPr>
          <w:rStyle w:val="Hyperlink0"/>
        </w:rPr>
        <w:t>eigen</w:t>
      </w:r>
      <w:proofErr w:type="gramEnd"/>
      <w:r>
        <w:rPr>
          <w:rStyle w:val="Hyperlink0"/>
        </w:rPr>
        <w:t xml:space="preserve"> models. In: </w:t>
      </w:r>
      <w:r>
        <w:rPr>
          <w:rStyle w:val="Hyperlink0"/>
        </w:rPr>
        <w:t xml:space="preserve">2004 </w:t>
      </w:r>
      <w:r>
        <w:rPr>
          <w:rStyle w:val="None"/>
          <w:i/>
          <w:iCs/>
        </w:rPr>
        <w:t>IEEE conference on computer vision and pattern recognition workshop</w:t>
      </w:r>
      <w:r>
        <w:rPr>
          <w:rStyle w:val="Hyperlink0"/>
        </w:rPr>
        <w:t xml:space="preserve"> (CVPRW’04). IEEE; 2004. </w:t>
      </w:r>
    </w:p>
    <w:p w:rsidR="00A81231" w:rsidRDefault="001F11EF">
      <w:pPr>
        <w:pStyle w:val="ListParagraph"/>
        <w:numPr>
          <w:ilvl w:val="0"/>
          <w:numId w:val="9"/>
        </w:numPr>
      </w:pPr>
      <w:r>
        <w:rPr>
          <w:rStyle w:val="Hyperlink0"/>
        </w:rPr>
        <w:t xml:space="preserve">T. Grimm, M. Martinez, A. Benz, and R. Stiefelhagen, “Sleep position classification from a depth camera using bed aligned maps,” in </w:t>
      </w:r>
      <w:r>
        <w:rPr>
          <w:rStyle w:val="None"/>
          <w:i/>
          <w:iCs/>
        </w:rPr>
        <w:t>Proc. IEEE Int. Conf. Patt</w:t>
      </w:r>
      <w:r>
        <w:rPr>
          <w:rStyle w:val="None"/>
          <w:i/>
          <w:iCs/>
        </w:rPr>
        <w:t>ern Recog.</w:t>
      </w:r>
      <w:r>
        <w:rPr>
          <w:rStyle w:val="Hyperlink0"/>
        </w:rPr>
        <w:t>, 2016, pp. 319–324.</w:t>
      </w:r>
    </w:p>
    <w:p w:rsidR="00A81231" w:rsidRDefault="001F11EF">
      <w:pPr>
        <w:pStyle w:val="ListParagraph"/>
        <w:numPr>
          <w:ilvl w:val="0"/>
          <w:numId w:val="9"/>
        </w:numPr>
      </w:pPr>
      <w:r>
        <w:rPr>
          <w:rStyle w:val="Hyperlink0"/>
        </w:rPr>
        <w:t xml:space="preserve">J. Lee, M. Hong, and S. Ryu, “Sleep monitoring system using Kinect sensor,” </w:t>
      </w:r>
      <w:r>
        <w:rPr>
          <w:rStyle w:val="None"/>
          <w:i/>
          <w:iCs/>
        </w:rPr>
        <w:t>International Journal of Distributed Sensor Networks</w:t>
      </w:r>
      <w:r>
        <w:rPr>
          <w:rStyle w:val="Hyperlink0"/>
        </w:rPr>
        <w:t>, 2015.</w:t>
      </w:r>
    </w:p>
    <w:p w:rsidR="00A81231" w:rsidRDefault="001F11EF">
      <w:pPr>
        <w:pStyle w:val="ListParagraph"/>
        <w:numPr>
          <w:ilvl w:val="0"/>
          <w:numId w:val="9"/>
        </w:numPr>
      </w:pPr>
      <w:r>
        <w:rPr>
          <w:rStyle w:val="Hyperlink0"/>
        </w:rPr>
        <w:t>C. Torres, V. Fragoso, S. Hammond, J. Fried, and B. Manjunath, “Eye-CU: Sleep Pose Classi</w:t>
      </w:r>
      <w:r>
        <w:rPr>
          <w:rStyle w:val="Hyperlink0"/>
        </w:rPr>
        <w:t xml:space="preserve">fication for Healthcare using Multimodal Multiview Data,” in </w:t>
      </w:r>
      <w:r>
        <w:rPr>
          <w:rStyle w:val="None"/>
          <w:i/>
          <w:iCs/>
        </w:rPr>
        <w:t>Winter Conference on Applications of Computer Vision</w:t>
      </w:r>
      <w:r>
        <w:rPr>
          <w:rStyle w:val="Hyperlink0"/>
        </w:rPr>
        <w:t xml:space="preserve"> (WACV), 2016.</w:t>
      </w:r>
    </w:p>
    <w:p w:rsidR="00A81231" w:rsidRDefault="001F11EF">
      <w:pPr>
        <w:pStyle w:val="ListParagraph"/>
        <w:numPr>
          <w:ilvl w:val="0"/>
          <w:numId w:val="9"/>
        </w:numPr>
      </w:pPr>
      <w:r>
        <w:rPr>
          <w:rStyle w:val="Hyperlink0"/>
        </w:rPr>
        <w:t xml:space="preserve">M. Martinez, B. Schauerte, R. Stiefelhagen, International Conference on Computer Analysis of Images and Patterns, pp. 465-472, </w:t>
      </w:r>
      <w:r>
        <w:rPr>
          <w:rStyle w:val="Hyperlink0"/>
        </w:rPr>
        <w:t>2013.</w:t>
      </w:r>
    </w:p>
    <w:p w:rsidR="00A81231" w:rsidRDefault="001F11EF">
      <w:pPr>
        <w:pStyle w:val="ListParagraph"/>
        <w:numPr>
          <w:ilvl w:val="0"/>
          <w:numId w:val="9"/>
        </w:numPr>
      </w:pPr>
      <w:r>
        <w:rPr>
          <w:rStyle w:val="Hyperlink0"/>
        </w:rPr>
        <w:t xml:space="preserve">M. Martinez, L. Rybok, R. Stiefelhagen, "Action recognition in bed using bams for assisted living and elderly care", Machine Vision Applications (MVA) 2015 </w:t>
      </w:r>
      <w:r>
        <w:rPr>
          <w:rStyle w:val="None"/>
          <w:i/>
          <w:iCs/>
        </w:rPr>
        <w:t>14th IAPR International Conference</w:t>
      </w:r>
      <w:r>
        <w:rPr>
          <w:rStyle w:val="Hyperlink0"/>
        </w:rPr>
        <w:t xml:space="preserve"> on, pp. 329-332, 2015.</w:t>
      </w:r>
    </w:p>
    <w:p w:rsidR="00A81231" w:rsidRDefault="001F11EF">
      <w:pPr>
        <w:pStyle w:val="ListParagraph"/>
        <w:numPr>
          <w:ilvl w:val="0"/>
          <w:numId w:val="9"/>
        </w:numPr>
      </w:pPr>
      <w:r>
        <w:rPr>
          <w:rStyle w:val="Hyperlink0"/>
        </w:rPr>
        <w:t>E. Hoque, R. F. Dickerson, and J. A.</w:t>
      </w:r>
      <w:r>
        <w:rPr>
          <w:rStyle w:val="Hyperlink0"/>
        </w:rPr>
        <w:t xml:space="preserve"> Stankovic, ‘‘Monitoring body positions and movements during sleep using WISPs,’’ in Proc. Wireless Health, 2010, pp. 44–53.</w:t>
      </w:r>
    </w:p>
    <w:p w:rsidR="00A81231" w:rsidRDefault="001F11EF">
      <w:pPr>
        <w:pStyle w:val="ListParagraph"/>
        <w:numPr>
          <w:ilvl w:val="0"/>
          <w:numId w:val="9"/>
        </w:numPr>
      </w:pPr>
      <w:r>
        <w:rPr>
          <w:rStyle w:val="Hyperlink0"/>
        </w:rPr>
        <w:t>J. Park, W. Nam, J. Choi, T. Kim, D. Yoon, S. Lee, J. Paek, and J. Ko, ‘‘Glasses for the third eye: Improving the quality of clinic</w:t>
      </w:r>
      <w:r>
        <w:rPr>
          <w:rStyle w:val="Hyperlink0"/>
        </w:rPr>
        <w:t>al data analysis with motion sensor-based data filtering,’’ in Proc. 15th Conf. Embedded Netw. Sensor Syst., 2017, p. 8.</w:t>
      </w:r>
    </w:p>
    <w:p w:rsidR="00A81231" w:rsidRDefault="001F11EF">
      <w:pPr>
        <w:pStyle w:val="ListParagraph"/>
        <w:numPr>
          <w:ilvl w:val="0"/>
          <w:numId w:val="9"/>
        </w:numPr>
      </w:pPr>
      <w:r>
        <w:rPr>
          <w:rStyle w:val="Hyperlink0"/>
        </w:rPr>
        <w:t xml:space="preserve">X. Liu, J. Cao, S. Tang, and J. Wen, ‘‘Wi-sleep: Contactless sleep monitoring via WiFi signals,’’ in </w:t>
      </w:r>
      <w:r>
        <w:rPr>
          <w:rStyle w:val="None"/>
          <w:i/>
          <w:iCs/>
        </w:rPr>
        <w:t>Proc. IEEE Real-Time Syst. Symp</w:t>
      </w:r>
      <w:r>
        <w:rPr>
          <w:rStyle w:val="Hyperlink0"/>
        </w:rPr>
        <w:t xml:space="preserve">., </w:t>
      </w:r>
      <w:r>
        <w:rPr>
          <w:rStyle w:val="Hyperlink0"/>
        </w:rPr>
        <w:t>Dec. 2014, pp. 346–355.</w:t>
      </w:r>
    </w:p>
    <w:p w:rsidR="00A81231" w:rsidRDefault="001F11EF">
      <w:pPr>
        <w:pStyle w:val="ListParagraph"/>
        <w:numPr>
          <w:ilvl w:val="0"/>
          <w:numId w:val="9"/>
        </w:numPr>
      </w:pPr>
      <w:r>
        <w:rPr>
          <w:rStyle w:val="Hyperlink0"/>
        </w:rPr>
        <w:t xml:space="preserve">Liu, J., Chen, X., Chen, S., Liu, X., Wang, Y., &amp; Chen, L. (2019, April). TagSheet: Sleeping Posture Recognition with an Unobtrusive Passive Tag Matrix. In IEEE INFOCOM 2019-IEEE Conference on Computer Communications (pp. 874-882). </w:t>
      </w:r>
      <w:r>
        <w:rPr>
          <w:rStyle w:val="Hyperlink0"/>
        </w:rPr>
        <w:t>IEEE</w:t>
      </w:r>
    </w:p>
    <w:p w:rsidR="00A81231" w:rsidRDefault="001F11EF">
      <w:pPr>
        <w:pStyle w:val="ListParagraph"/>
        <w:numPr>
          <w:ilvl w:val="0"/>
          <w:numId w:val="9"/>
        </w:numPr>
      </w:pPr>
      <w:r>
        <w:rPr>
          <w:rStyle w:val="Hyperlink0"/>
        </w:rPr>
        <w:t xml:space="preserve"> Zhang, F., Wu, C., Wang, B., Wu, M., Bugos, D., Zhang, H., &amp; Liu, K. R. (2019). Smars: sleep monitoring via ambient radio signals. </w:t>
      </w:r>
      <w:r>
        <w:rPr>
          <w:rStyle w:val="None"/>
          <w:i/>
          <w:iCs/>
        </w:rPr>
        <w:t>IEEE Transactions on Mobile Computing.</w:t>
      </w:r>
    </w:p>
    <w:p w:rsidR="00A81231" w:rsidRDefault="001F11EF">
      <w:pPr>
        <w:pStyle w:val="ListParagraph"/>
        <w:numPr>
          <w:ilvl w:val="0"/>
          <w:numId w:val="9"/>
        </w:numPr>
      </w:pPr>
      <w:r>
        <w:rPr>
          <w:rStyle w:val="Hyperlink0"/>
        </w:rPr>
        <w:t xml:space="preserve">Lin, F., Zhuang, Y., Song, C., Wang, A., Li, Y., </w:t>
      </w:r>
      <w:proofErr w:type="gramStart"/>
      <w:r>
        <w:rPr>
          <w:rStyle w:val="Hyperlink0"/>
        </w:rPr>
        <w:t>Gu</w:t>
      </w:r>
      <w:proofErr w:type="gramEnd"/>
      <w:r>
        <w:rPr>
          <w:rStyle w:val="Hyperlink0"/>
        </w:rPr>
        <w:t>, C., &amp; Xu, W. (2016). SleepS</w:t>
      </w:r>
      <w:r>
        <w:rPr>
          <w:rStyle w:val="Hyperlink0"/>
        </w:rPr>
        <w:t xml:space="preserve">ense: A noncontact and cost-effective sleep monitoring system. </w:t>
      </w:r>
      <w:r>
        <w:rPr>
          <w:rStyle w:val="None"/>
          <w:i/>
          <w:iCs/>
        </w:rPr>
        <w:t>IEEE transactions on biomedical circuits and systems</w:t>
      </w:r>
      <w:r>
        <w:rPr>
          <w:rStyle w:val="Hyperlink0"/>
        </w:rPr>
        <w:t>, 11(1), 189-202.</w:t>
      </w:r>
    </w:p>
    <w:p w:rsidR="00A81231" w:rsidRDefault="001F11EF">
      <w:pPr>
        <w:pStyle w:val="ListParagraph"/>
        <w:numPr>
          <w:ilvl w:val="0"/>
          <w:numId w:val="9"/>
        </w:numPr>
      </w:pPr>
      <w:r>
        <w:rPr>
          <w:rStyle w:val="Hyperlink0"/>
        </w:rPr>
        <w:t>Toms M (2000) Patient movement detection. URL https://www.google.com/patents/US6036660, uS Patent 6,036,660</w:t>
      </w:r>
    </w:p>
    <w:p w:rsidR="00A81231" w:rsidRDefault="001F11EF">
      <w:pPr>
        <w:pStyle w:val="ListParagraph"/>
        <w:numPr>
          <w:ilvl w:val="0"/>
          <w:numId w:val="9"/>
        </w:numPr>
      </w:pPr>
      <w:r>
        <w:rPr>
          <w:rStyle w:val="Hyperlink0"/>
        </w:rPr>
        <w:t>Alaziz M, Jia Z</w:t>
      </w:r>
      <w:r>
        <w:rPr>
          <w:rStyle w:val="Hyperlink0"/>
        </w:rPr>
        <w:t xml:space="preserve">, Liu J, Howard R, </w:t>
      </w:r>
      <w:proofErr w:type="gramStart"/>
      <w:r>
        <w:rPr>
          <w:rStyle w:val="Hyperlink0"/>
        </w:rPr>
        <w:t>Chen</w:t>
      </w:r>
      <w:proofErr w:type="gramEnd"/>
      <w:r>
        <w:rPr>
          <w:rStyle w:val="Hyperlink0"/>
        </w:rPr>
        <w:t xml:space="preserve"> Y, Zhang Y (2016) Motion scale: A body motion monitoring </w:t>
      </w:r>
      <w:r>
        <w:rPr>
          <w:rStyle w:val="Hyperlink0"/>
        </w:rPr>
        <w:lastRenderedPageBreak/>
        <w:t xml:space="preserve">system using bed-mounted wireless load cells. In: 2016 </w:t>
      </w:r>
      <w:r>
        <w:rPr>
          <w:rStyle w:val="None"/>
          <w:i/>
          <w:iCs/>
        </w:rPr>
        <w:t>IEEE First International Conference on Connected Health: Applications, Systems and Engineering Technologies</w:t>
      </w:r>
      <w:r>
        <w:rPr>
          <w:rStyle w:val="Hyperlink0"/>
        </w:rPr>
        <w:t xml:space="preserve"> (CHASE), pp </w:t>
      </w:r>
      <w:r>
        <w:rPr>
          <w:rStyle w:val="Hyperlink0"/>
        </w:rPr>
        <w:t>183–192, DOI 10.1109/CHASE.2016.13</w:t>
      </w:r>
    </w:p>
    <w:p w:rsidR="00A81231" w:rsidRDefault="001F11EF">
      <w:pPr>
        <w:pStyle w:val="ListParagraph"/>
        <w:numPr>
          <w:ilvl w:val="0"/>
          <w:numId w:val="9"/>
        </w:numPr>
      </w:pPr>
      <w:r>
        <w:rPr>
          <w:rStyle w:val="Hyperlink0"/>
        </w:rPr>
        <w:t xml:space="preserve">J. J. Liu, W. Xu, M.-C. Huang, N. Alshurafa, M. Sarrafzadeh, N. Raut, and B. Yadegar, “A dense pressure sensitive bedsheet design for unobtrusive sleep posture monitoring,” in </w:t>
      </w:r>
      <w:r>
        <w:rPr>
          <w:rStyle w:val="None"/>
          <w:i/>
          <w:iCs/>
        </w:rPr>
        <w:t>Proc. IEEE Int. Conf. Pervasive Computing and</w:t>
      </w:r>
      <w:r>
        <w:rPr>
          <w:rStyle w:val="None"/>
          <w:i/>
          <w:iCs/>
        </w:rPr>
        <w:t xml:space="preserve"> Communications</w:t>
      </w:r>
      <w:r>
        <w:rPr>
          <w:rStyle w:val="Hyperlink0"/>
        </w:rPr>
        <w:t>, 2013, pp. 207–215.</w:t>
      </w:r>
    </w:p>
    <w:p w:rsidR="00A81231" w:rsidRDefault="001F11EF">
      <w:pPr>
        <w:pStyle w:val="ListParagraph"/>
        <w:numPr>
          <w:ilvl w:val="0"/>
          <w:numId w:val="9"/>
        </w:numPr>
      </w:pPr>
      <w:r>
        <w:rPr>
          <w:rStyle w:val="Hyperlink0"/>
        </w:rPr>
        <w:t xml:space="preserve">S. Lokavee, N. Watthanawisuth, J. P. Mensing, and T. Kerdcharoen, “Sensor pillow system: Monitoring cardio-respiratory and posture movements during sleep,” in </w:t>
      </w:r>
      <w:r>
        <w:rPr>
          <w:rStyle w:val="None"/>
          <w:i/>
          <w:iCs/>
        </w:rPr>
        <w:t>Proceedings of the 4th Biomedical Engineering International C</w:t>
      </w:r>
      <w:r>
        <w:rPr>
          <w:rStyle w:val="None"/>
          <w:i/>
          <w:iCs/>
        </w:rPr>
        <w:t>onference</w:t>
      </w:r>
      <w:r>
        <w:rPr>
          <w:rStyle w:val="Hyperlink0"/>
        </w:rPr>
        <w:t>, BMEiCON-2011, pp. 71–75, Thailand, January 2012.</w:t>
      </w:r>
    </w:p>
    <w:p w:rsidR="00A81231" w:rsidRDefault="001F11EF">
      <w:pPr>
        <w:pStyle w:val="ListParagraph"/>
        <w:numPr>
          <w:ilvl w:val="0"/>
          <w:numId w:val="9"/>
        </w:numPr>
      </w:pPr>
      <w:r>
        <w:rPr>
          <w:rStyle w:val="Hyperlink0"/>
        </w:rPr>
        <w:t xml:space="preserve">E. J. Pino, A. Dorner de la Paz, P. Aqueveque, J. A. Chavez, and A. A. Moran, “Contact pressure monitoring device for sleep studies,” in </w:t>
      </w:r>
      <w:r>
        <w:rPr>
          <w:rStyle w:val="None"/>
          <w:i/>
          <w:iCs/>
        </w:rPr>
        <w:t xml:space="preserve">Proceedings of the 35th Annual International Conference of </w:t>
      </w:r>
      <w:r>
        <w:rPr>
          <w:rStyle w:val="None"/>
          <w:i/>
          <w:iCs/>
        </w:rPr>
        <w:t>the IEEE Engineering in Medicine and Biology Society</w:t>
      </w:r>
      <w:r>
        <w:rPr>
          <w:rStyle w:val="Hyperlink0"/>
        </w:rPr>
        <w:t xml:space="preserve"> (EMBC), pp. 4160–4163, Osaka, Japan, July 2013.</w:t>
      </w:r>
    </w:p>
    <w:p w:rsidR="00A81231" w:rsidRDefault="001F11EF">
      <w:pPr>
        <w:pStyle w:val="ListParagraph"/>
        <w:numPr>
          <w:ilvl w:val="0"/>
          <w:numId w:val="9"/>
        </w:numPr>
      </w:pPr>
      <w:r>
        <w:rPr>
          <w:rStyle w:val="Hyperlink0"/>
        </w:rPr>
        <w:t xml:space="preserve">L. Lin, Y. N. Xie, S. H. Wang et al., “Triboelectric active sensor array for self-powered static and dynamic pressure detection and tactile imaging,” </w:t>
      </w:r>
      <w:r>
        <w:rPr>
          <w:rStyle w:val="None"/>
          <w:i/>
          <w:iCs/>
        </w:rPr>
        <w:t>ACS N</w:t>
      </w:r>
      <w:r>
        <w:rPr>
          <w:rStyle w:val="None"/>
          <w:i/>
          <w:iCs/>
        </w:rPr>
        <w:t>ano</w:t>
      </w:r>
      <w:r>
        <w:rPr>
          <w:rStyle w:val="Hyperlink0"/>
        </w:rPr>
        <w:t>, vol. 7, no. 9, pp. 8266–8274, 2013.</w:t>
      </w:r>
    </w:p>
    <w:p w:rsidR="00A81231" w:rsidRDefault="001F11EF">
      <w:pPr>
        <w:pStyle w:val="ListParagraph"/>
        <w:numPr>
          <w:ilvl w:val="0"/>
          <w:numId w:val="9"/>
        </w:numPr>
      </w:pPr>
      <w:r>
        <w:rPr>
          <w:rStyle w:val="Hyperlink0"/>
        </w:rPr>
        <w:t xml:space="preserve">S. Bennett, Zhaofen Ren, R. Goubran, K. Rockwood and F. Knoefel, "In-Bed Mobility Monitoring Using Pressure Sensors", </w:t>
      </w:r>
      <w:r>
        <w:rPr>
          <w:rStyle w:val="None"/>
          <w:i/>
          <w:iCs/>
        </w:rPr>
        <w:t>IEEE Transactions on Instrumentation and Measurement</w:t>
      </w:r>
      <w:r>
        <w:rPr>
          <w:rStyle w:val="Hyperlink0"/>
        </w:rPr>
        <w:t>, vol. 64, no. 8, pp. 2110-2120, 2015.</w:t>
      </w:r>
    </w:p>
    <w:p w:rsidR="00A81231" w:rsidRDefault="001F11EF">
      <w:pPr>
        <w:pStyle w:val="ListParagraph"/>
        <w:numPr>
          <w:ilvl w:val="0"/>
          <w:numId w:val="9"/>
        </w:numPr>
      </w:pPr>
      <w:r>
        <w:rPr>
          <w:rStyle w:val="Hyperlink0"/>
        </w:rPr>
        <w:t xml:space="preserve">M. B. </w:t>
      </w:r>
      <w:r>
        <w:rPr>
          <w:rStyle w:val="Hyperlink0"/>
        </w:rPr>
        <w:t xml:space="preserve">Pouyan, J. Birjandtalab, M. Heydarzadeh, M. Nourani, and S. Ostadabbas, “A pressure map dataset for posture and subject analytics,” 2017 </w:t>
      </w:r>
      <w:r>
        <w:rPr>
          <w:rStyle w:val="None"/>
          <w:i/>
          <w:iCs/>
        </w:rPr>
        <w:t>IEEE EMBS International Conference on Biomedical &amp; Health Informatics (BHI)</w:t>
      </w:r>
      <w:r>
        <w:rPr>
          <w:rStyle w:val="Hyperlink0"/>
        </w:rPr>
        <w:t>, 2017.</w:t>
      </w:r>
    </w:p>
    <w:p w:rsidR="00A81231" w:rsidRDefault="001F11EF">
      <w:pPr>
        <w:pStyle w:val="ListParagraph"/>
        <w:numPr>
          <w:ilvl w:val="0"/>
          <w:numId w:val="9"/>
        </w:numPr>
      </w:pPr>
      <w:r>
        <w:rPr>
          <w:rStyle w:val="Hyperlink0"/>
        </w:rPr>
        <w:t>S. Ostadabbas, M. B. Pouyan, M. Nour</w:t>
      </w:r>
      <w:r>
        <w:rPr>
          <w:rStyle w:val="Hyperlink0"/>
        </w:rPr>
        <w:t xml:space="preserve">ani, and N. Kehtarnavaz, “In-bed posture classification and limb identification,” </w:t>
      </w:r>
      <w:r>
        <w:rPr>
          <w:rStyle w:val="None"/>
          <w:i/>
          <w:iCs/>
        </w:rPr>
        <w:t>2014 IEEE Biomedical Circuits and Systems Conference (BioCAS) Proceedings</w:t>
      </w:r>
      <w:r>
        <w:rPr>
          <w:rStyle w:val="Hyperlink0"/>
        </w:rPr>
        <w:t>, 2014.</w:t>
      </w:r>
    </w:p>
    <w:p w:rsidR="00A81231" w:rsidRDefault="001F11EF">
      <w:pPr>
        <w:pStyle w:val="ListParagraph"/>
        <w:numPr>
          <w:ilvl w:val="0"/>
          <w:numId w:val="9"/>
        </w:numPr>
        <w:rPr>
          <w:ins w:id="121" w:author="Muhammad Nadeem" w:date="2020-08-08T20:09:00Z"/>
          <w:rStyle w:val="Hyperlink0"/>
        </w:rPr>
      </w:pPr>
      <w:r>
        <w:rPr>
          <w:rStyle w:val="Hyperlink0"/>
        </w:rPr>
        <w:t>N. Ida, Sensors, Actuators, and their Interfaces: A Multidisciplinary Introduction. Edison, N</w:t>
      </w:r>
      <w:r>
        <w:rPr>
          <w:rStyle w:val="Hyperlink0"/>
        </w:rPr>
        <w:t>J: SciTech Publishing, 2014.</w:t>
      </w:r>
    </w:p>
    <w:p w:rsidR="00A70EC0" w:rsidRDefault="00A70EC0">
      <w:pPr>
        <w:pStyle w:val="ListParagraph"/>
        <w:numPr>
          <w:ilvl w:val="0"/>
          <w:numId w:val="9"/>
        </w:numPr>
      </w:pPr>
    </w:p>
    <w:p w:rsidR="00A81231" w:rsidRDefault="00A70EC0">
      <w:pPr>
        <w:pStyle w:val="Body"/>
        <w:rPr>
          <w:ins w:id="122" w:author="Muhammad Nadeem" w:date="2020-08-08T20:09:00Z"/>
        </w:rPr>
      </w:pPr>
      <w:ins w:id="123" w:author="Muhammad Nadeem" w:date="2020-08-08T20:09:00Z">
        <w:r>
          <w:t>HTJ</w:t>
        </w:r>
      </w:ins>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1EF" w:rsidRDefault="001F11EF">
      <w:r>
        <w:separator/>
      </w:r>
    </w:p>
  </w:endnote>
  <w:endnote w:type="continuationSeparator" w:id="0">
    <w:p w:rsidR="001F11EF" w:rsidRDefault="001F1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10022FF" w:usb1="C000E47F" w:usb2="00000029" w:usb3="00000000" w:csb0="000001DF" w:csb1="00000000"/>
  </w:font>
  <w:font w:name="STIXGeneral-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0" w:author="Muhammad Nadeem" w:date="2020-08-08T19:55:00Z"/>
  <w:sdt>
    <w:sdtPr>
      <w:id w:val="454306502"/>
      <w:docPartObj>
        <w:docPartGallery w:val="Page Numbers (Bottom of Page)"/>
        <w:docPartUnique/>
      </w:docPartObj>
    </w:sdtPr>
    <w:sdtEndPr>
      <w:rPr>
        <w:noProof/>
      </w:rPr>
    </w:sdtEndPr>
    <w:sdtContent>
      <w:customXmlInsRangeEnd w:id="0"/>
      <w:p w:rsidR="00416461" w:rsidRDefault="00416461">
        <w:pPr>
          <w:pStyle w:val="Footer"/>
          <w:jc w:val="right"/>
          <w:rPr>
            <w:ins w:id="1" w:author="Muhammad Nadeem" w:date="2020-08-08T19:55:00Z"/>
          </w:rPr>
        </w:pPr>
        <w:ins w:id="2" w:author="Muhammad Nadeem" w:date="2020-08-08T19:55:00Z">
          <w:r>
            <w:fldChar w:fldCharType="begin"/>
          </w:r>
          <w:r>
            <w:instrText xml:space="preserve"> PAGE   \* MERGEFORMAT </w:instrText>
          </w:r>
          <w:r>
            <w:fldChar w:fldCharType="separate"/>
          </w:r>
        </w:ins>
        <w:r w:rsidR="00924F5F">
          <w:rPr>
            <w:noProof/>
          </w:rPr>
          <w:t>2</w:t>
        </w:r>
        <w:ins w:id="3" w:author="Muhammad Nadeem" w:date="2020-08-08T19:55:00Z">
          <w:r>
            <w:rPr>
              <w:noProof/>
            </w:rPr>
            <w:fldChar w:fldCharType="end"/>
          </w:r>
        </w:ins>
      </w:p>
      <w:customXmlInsRangeStart w:id="4" w:author="Muhammad Nadeem" w:date="2020-08-08T19:55:00Z"/>
    </w:sdtContent>
  </w:sdt>
  <w:customXmlInsRangeEnd w:id="4"/>
  <w:p w:rsidR="00A81231" w:rsidRDefault="00A81231">
    <w:pPr>
      <w:pStyle w:val="Header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1EF" w:rsidRDefault="001F11EF">
      <w:r>
        <w:separator/>
      </w:r>
    </w:p>
  </w:footnote>
  <w:footnote w:type="continuationSeparator" w:id="0">
    <w:p w:rsidR="001F11EF" w:rsidRDefault="001F1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NZ" w:vendorID="64" w:dllVersion="131078" w:nlCheck="1" w:checkStyle="1"/>
  <w:activeWritingStyle w:appName="MSWord" w:lang="de-DE" w:vendorID="64" w:dllVersion="131078" w:nlCheck="1" w:checkStyle="1"/>
  <w:proofState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1F11EF"/>
    <w:rsid w:val="003E720B"/>
    <w:rsid w:val="00416461"/>
    <w:rsid w:val="00440626"/>
    <w:rsid w:val="00866ECD"/>
    <w:rsid w:val="00911E84"/>
    <w:rsid w:val="00924F5F"/>
    <w:rsid w:val="009F704D"/>
    <w:rsid w:val="00A70EC0"/>
    <w:rsid w:val="00A81231"/>
    <w:rsid w:val="00A832DB"/>
    <w:rsid w:val="00BB0FDA"/>
    <w:rsid w:val="00BC5BFD"/>
    <w:rsid w:val="00CA7A0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cc.co.nz/aboutus/"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7379</Words>
  <Characters>42065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49346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5</cp:revision>
  <dcterms:created xsi:type="dcterms:W3CDTF">2020-08-08T16:46:00Z</dcterms:created>
  <dcterms:modified xsi:type="dcterms:W3CDTF">2020-08-08T18:24:00Z</dcterms:modified>
</cp:coreProperties>
</file>